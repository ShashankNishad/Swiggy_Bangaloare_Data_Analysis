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activeX/activeX1.bin" ContentType="application/vnd.ms-office.activeX"/>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D246D" w14:textId="77777777" w:rsidR="008C3F80" w:rsidRPr="001A024A" w:rsidRDefault="008C3F80" w:rsidP="008C3F80">
      <w:pPr>
        <w:pStyle w:val="Unnumberedtitles1"/>
        <w:jc w:val="center"/>
        <w:rPr>
          <w:rFonts w:ascii="Arial" w:hAnsi="Arial" w:cs="Arial"/>
          <w:color w:val="000000" w:themeColor="text1"/>
        </w:rPr>
      </w:pPr>
      <w:r w:rsidRPr="001A024A">
        <w:rPr>
          <w:rFonts w:ascii="Arial" w:hAnsi="Arial" w:cs="Arial"/>
          <w:color w:val="000000" w:themeColor="text1"/>
        </w:rPr>
        <w:t>SIP Report (R – 3)</w:t>
      </w:r>
    </w:p>
    <w:p w14:paraId="095B397A" w14:textId="77777777" w:rsidR="008C3F80" w:rsidRPr="001A024A" w:rsidRDefault="008C3F80" w:rsidP="008C3F80">
      <w:pPr>
        <w:jc w:val="center"/>
        <w:rPr>
          <w:rFonts w:ascii="Arial" w:hAnsi="Arial" w:cs="Arial"/>
          <w:b/>
          <w:color w:val="000000" w:themeColor="text1"/>
          <w:sz w:val="28"/>
        </w:rPr>
      </w:pPr>
    </w:p>
    <w:p w14:paraId="0BB8A290" w14:textId="77777777" w:rsidR="008C3F80" w:rsidRPr="001A024A" w:rsidRDefault="008C3F80" w:rsidP="008C3F80">
      <w:pPr>
        <w:jc w:val="center"/>
        <w:rPr>
          <w:rFonts w:ascii="Arial" w:hAnsi="Arial" w:cs="Arial"/>
          <w:b/>
          <w:color w:val="000000" w:themeColor="text1"/>
          <w:sz w:val="28"/>
        </w:rPr>
      </w:pPr>
    </w:p>
    <w:sdt>
      <w:sdtPr>
        <w:rPr>
          <w:rFonts w:ascii="Arial" w:hAnsi="Arial" w:cs="Arial"/>
          <w:b/>
          <w:color w:val="000000" w:themeColor="text1"/>
          <w:sz w:val="40"/>
          <w:szCs w:val="40"/>
        </w:rPr>
        <w:id w:val="-460572505"/>
        <w:placeholder>
          <w:docPart w:val="C404AD3D6B814FB5BAE4AC05AEF26499"/>
        </w:placeholder>
      </w:sdtPr>
      <w:sdtContent>
        <w:p w14:paraId="45412C5A" w14:textId="77777777" w:rsidR="008C3F80" w:rsidRPr="001A024A" w:rsidRDefault="008C3F80" w:rsidP="008C3F80">
          <w:pPr>
            <w:spacing w:line="240" w:lineRule="auto"/>
            <w:jc w:val="center"/>
            <w:rPr>
              <w:rFonts w:ascii="Arial" w:hAnsi="Arial" w:cs="Arial"/>
              <w:b/>
              <w:color w:val="000000" w:themeColor="text1"/>
              <w:sz w:val="40"/>
              <w:szCs w:val="40"/>
            </w:rPr>
          </w:pPr>
          <w:r w:rsidRPr="001A024A">
            <w:rPr>
              <w:rFonts w:ascii="Arial" w:hAnsi="Arial" w:cs="Arial"/>
              <w:b/>
              <w:color w:val="000000" w:themeColor="text1"/>
              <w:sz w:val="40"/>
              <w:szCs w:val="40"/>
            </w:rPr>
            <w:t xml:space="preserve">Swiggy Bangalore Outlet Data Analysis </w:t>
          </w:r>
        </w:p>
      </w:sdtContent>
    </w:sdt>
    <w:p w14:paraId="704F61D1" w14:textId="77777777" w:rsidR="008C3F80" w:rsidRPr="001A024A" w:rsidRDefault="008C3F80" w:rsidP="008C3F80">
      <w:pPr>
        <w:jc w:val="center"/>
        <w:rPr>
          <w:rFonts w:ascii="Arial" w:hAnsi="Arial" w:cs="Arial"/>
          <w:b/>
          <w:color w:val="000000" w:themeColor="text1"/>
          <w:sz w:val="28"/>
        </w:rPr>
      </w:pPr>
    </w:p>
    <w:p w14:paraId="3068890F" w14:textId="77777777" w:rsidR="008C3F80" w:rsidRPr="001A024A" w:rsidRDefault="008C3F80" w:rsidP="008C3F80">
      <w:pPr>
        <w:jc w:val="center"/>
        <w:rPr>
          <w:rFonts w:ascii="Arial" w:hAnsi="Arial" w:cs="Arial"/>
          <w:b/>
          <w:color w:val="000000" w:themeColor="text1"/>
          <w:sz w:val="28"/>
        </w:rPr>
      </w:pPr>
    </w:p>
    <w:p w14:paraId="355EE149" w14:textId="77777777" w:rsidR="008C3F80" w:rsidRPr="001A024A" w:rsidRDefault="008C3F80" w:rsidP="008C3F80">
      <w:pPr>
        <w:rPr>
          <w:rFonts w:ascii="Arial" w:hAnsi="Arial" w:cs="Arial"/>
          <w:b/>
          <w:color w:val="000000" w:themeColor="text1"/>
          <w:sz w:val="28"/>
        </w:rPr>
      </w:pPr>
    </w:p>
    <w:p w14:paraId="13F58962" w14:textId="77777777" w:rsidR="008C3F80" w:rsidRPr="001A024A" w:rsidRDefault="008C3F80" w:rsidP="008C3F80">
      <w:pPr>
        <w:jc w:val="center"/>
        <w:rPr>
          <w:rFonts w:ascii="Arial" w:hAnsi="Arial" w:cs="Arial"/>
          <w:b/>
          <w:color w:val="000000" w:themeColor="text1"/>
          <w:sz w:val="28"/>
        </w:rPr>
      </w:pPr>
    </w:p>
    <w:p w14:paraId="4DA4429A" w14:textId="77777777" w:rsidR="008C3F80" w:rsidRPr="001A024A" w:rsidRDefault="008C3F80" w:rsidP="008C3F80">
      <w:pPr>
        <w:pBdr>
          <w:top w:val="single" w:sz="4" w:space="1" w:color="auto"/>
        </w:pBdr>
        <w:rPr>
          <w:rStyle w:val="SubtleEmphasis"/>
          <w:rFonts w:ascii="Arial" w:hAnsi="Arial" w:cs="Arial"/>
          <w:color w:val="000000" w:themeColor="text1"/>
        </w:rPr>
      </w:pPr>
    </w:p>
    <w:p w14:paraId="319BEB28" w14:textId="54E949FD" w:rsidR="008C3F80" w:rsidRPr="001A024A" w:rsidRDefault="008C3F80" w:rsidP="008C3F80">
      <w:pPr>
        <w:pBdr>
          <w:top w:val="single" w:sz="4" w:space="1" w:color="auto"/>
        </w:pBdr>
        <w:spacing w:line="480" w:lineRule="auto"/>
        <w:jc w:val="center"/>
        <w:rPr>
          <w:rStyle w:val="SubtleEmphasis"/>
          <w:rFonts w:ascii="Arial" w:hAnsi="Arial" w:cs="Arial"/>
          <w:color w:val="000000" w:themeColor="text1"/>
        </w:rPr>
      </w:pPr>
      <w:r w:rsidRPr="001A024A">
        <w:rPr>
          <w:rStyle w:val="SubtleEmphasis"/>
          <w:rFonts w:ascii="Arial" w:hAnsi="Arial" w:cs="Arial"/>
          <w:color w:val="000000" w:themeColor="text1"/>
        </w:rPr>
        <w:t>Shashank Nishad</w:t>
      </w:r>
    </w:p>
    <w:p w14:paraId="21B48BC6" w14:textId="77777777" w:rsidR="008C3F80" w:rsidRPr="001A024A" w:rsidRDefault="008C3F80" w:rsidP="008C3F80">
      <w:pPr>
        <w:pBdr>
          <w:top w:val="single" w:sz="4" w:space="1" w:color="auto"/>
        </w:pBdr>
        <w:spacing w:line="480" w:lineRule="auto"/>
        <w:jc w:val="center"/>
        <w:rPr>
          <w:rStyle w:val="SubtleEmphasis"/>
          <w:rFonts w:ascii="Arial" w:hAnsi="Arial" w:cs="Arial"/>
          <w:color w:val="000000" w:themeColor="text1"/>
        </w:rPr>
      </w:pPr>
      <w:r w:rsidRPr="001A024A">
        <w:rPr>
          <w:rStyle w:val="SubtleEmphasis"/>
          <w:rFonts w:ascii="Arial" w:hAnsi="Arial" w:cs="Arial"/>
          <w:color w:val="000000" w:themeColor="text1"/>
        </w:rPr>
        <w:t>2021 – 23</w:t>
      </w:r>
    </w:p>
    <w:p w14:paraId="2662E3A7" w14:textId="0F598E91" w:rsidR="008C3F80" w:rsidRPr="001A024A" w:rsidRDefault="008C3F80" w:rsidP="008C3F80">
      <w:pPr>
        <w:jc w:val="center"/>
        <w:rPr>
          <w:rFonts w:ascii="Arial" w:hAnsi="Arial" w:cs="Arial"/>
          <w:b/>
          <w:color w:val="000000" w:themeColor="text1"/>
          <w:sz w:val="28"/>
        </w:rPr>
      </w:pPr>
    </w:p>
    <w:p w14:paraId="3AC44467" w14:textId="77777777" w:rsidR="008C3F80" w:rsidRPr="001A024A" w:rsidRDefault="008C3F80" w:rsidP="008C3F80">
      <w:pPr>
        <w:jc w:val="center"/>
        <w:rPr>
          <w:rFonts w:ascii="Arial" w:hAnsi="Arial" w:cs="Arial"/>
          <w:b/>
          <w:color w:val="000000" w:themeColor="text1"/>
          <w:sz w:val="28"/>
        </w:rPr>
      </w:pPr>
    </w:p>
    <w:p w14:paraId="1680E8E1" w14:textId="77777777" w:rsidR="008C3F80" w:rsidRPr="001A024A" w:rsidRDefault="008C3F80" w:rsidP="008C3F80">
      <w:pPr>
        <w:jc w:val="center"/>
        <w:rPr>
          <w:rFonts w:ascii="Arial" w:hAnsi="Arial" w:cs="Arial"/>
          <w:b/>
          <w:color w:val="000000" w:themeColor="text1"/>
          <w:sz w:val="28"/>
        </w:rPr>
      </w:pPr>
    </w:p>
    <w:p w14:paraId="4F829D6F" w14:textId="77777777" w:rsidR="008C3F80" w:rsidRPr="001A024A" w:rsidRDefault="008C3F80" w:rsidP="008C3F80">
      <w:pPr>
        <w:jc w:val="left"/>
        <w:rPr>
          <w:rFonts w:ascii="Arial" w:hAnsi="Arial" w:cs="Arial"/>
          <w:b/>
          <w:color w:val="000000" w:themeColor="text1"/>
          <w:sz w:val="28"/>
        </w:rPr>
      </w:pPr>
    </w:p>
    <w:p w14:paraId="60DE86BC" w14:textId="77777777" w:rsidR="008C3F80" w:rsidRPr="001A024A" w:rsidRDefault="008C3F80" w:rsidP="008C3F80">
      <w:pPr>
        <w:jc w:val="left"/>
        <w:rPr>
          <w:rFonts w:ascii="Arial" w:hAnsi="Arial" w:cs="Arial"/>
          <w:b/>
          <w:color w:val="000000" w:themeColor="text1"/>
          <w:sz w:val="28"/>
        </w:rPr>
      </w:pPr>
      <w:r w:rsidRPr="001A024A">
        <w:rPr>
          <w:rFonts w:ascii="Arial" w:hAnsi="Arial" w:cs="Arial"/>
          <w:b/>
          <w:color w:val="000000" w:themeColor="text1"/>
          <w:sz w:val="28"/>
        </w:rPr>
        <w:t>Company Guide (Name): Mr Krish Naik</w:t>
      </w:r>
    </w:p>
    <w:p w14:paraId="53E3CB37" w14:textId="77777777" w:rsidR="008C3F80" w:rsidRPr="001A024A" w:rsidRDefault="008C3F80" w:rsidP="008C3F80">
      <w:pPr>
        <w:jc w:val="left"/>
        <w:rPr>
          <w:rFonts w:ascii="Arial" w:hAnsi="Arial" w:cs="Arial"/>
          <w:b/>
          <w:color w:val="000000" w:themeColor="text1"/>
          <w:sz w:val="28"/>
        </w:rPr>
      </w:pPr>
      <w:r w:rsidRPr="001A024A">
        <w:rPr>
          <w:rFonts w:ascii="Arial" w:hAnsi="Arial" w:cs="Arial"/>
          <w:b/>
          <w:color w:val="000000" w:themeColor="text1"/>
          <w:sz w:val="28"/>
        </w:rPr>
        <w:t xml:space="preserve">                                             Mr Dibyanshu</w:t>
      </w:r>
    </w:p>
    <w:p w14:paraId="64F7CC8D" w14:textId="77777777" w:rsidR="008C3F80" w:rsidRPr="001A024A" w:rsidRDefault="008C3F80" w:rsidP="008C3F80">
      <w:pPr>
        <w:jc w:val="center"/>
        <w:rPr>
          <w:rFonts w:ascii="Arial" w:hAnsi="Arial" w:cs="Arial"/>
          <w:b/>
          <w:color w:val="000000" w:themeColor="text1"/>
          <w:sz w:val="28"/>
        </w:rPr>
      </w:pPr>
    </w:p>
    <w:p w14:paraId="116F39AF" w14:textId="77777777" w:rsidR="008C3F80" w:rsidRPr="001A024A" w:rsidRDefault="008C3F80" w:rsidP="008C3F80">
      <w:pPr>
        <w:pStyle w:val="Unnumberedtitles1"/>
        <w:rPr>
          <w:rFonts w:ascii="Arial" w:hAnsi="Arial" w:cs="Arial"/>
          <w:color w:val="000000" w:themeColor="text1"/>
        </w:rPr>
        <w:sectPr w:rsidR="008C3F80" w:rsidRPr="001A024A" w:rsidSect="00BE6195">
          <w:headerReference w:type="even" r:id="rId5"/>
          <w:pgSz w:w="11906" w:h="16838" w:code="9"/>
          <w:pgMar w:top="1440" w:right="1440" w:bottom="1440" w:left="2160" w:header="709" w:footer="709" w:gutter="0"/>
          <w:pgBorders w:offsetFrom="page">
            <w:top w:val="thickThinSmallGap" w:sz="18" w:space="24" w:color="auto"/>
            <w:left w:val="thickThinSmallGap" w:sz="18" w:space="24" w:color="auto"/>
            <w:bottom w:val="thinThickSmallGap" w:sz="18" w:space="24" w:color="auto"/>
            <w:right w:val="thickThinSmallGap" w:sz="18" w:space="24" w:color="auto"/>
          </w:pgBorders>
          <w:pgNumType w:start="1"/>
          <w:cols w:space="708"/>
          <w:titlePg/>
          <w:docGrid w:linePitch="360"/>
        </w:sectPr>
      </w:pPr>
    </w:p>
    <w:p w14:paraId="2D45ECAB" w14:textId="794E88F6" w:rsidR="008C3F80" w:rsidRPr="001A024A" w:rsidRDefault="008C3F80" w:rsidP="008C3F80">
      <w:pPr>
        <w:pStyle w:val="Unnumberedtitles1"/>
        <w:jc w:val="left"/>
        <w:rPr>
          <w:rFonts w:ascii="Arial" w:hAnsi="Arial" w:cs="Arial"/>
          <w:color w:val="000000" w:themeColor="text1"/>
        </w:rPr>
      </w:pPr>
      <w:bookmarkStart w:id="0" w:name="_Toc392855830"/>
    </w:p>
    <w:p w14:paraId="6E951F1B" w14:textId="77777777" w:rsidR="008C3F80" w:rsidRPr="001A024A" w:rsidRDefault="008C3F80" w:rsidP="008C3F80">
      <w:pPr>
        <w:pStyle w:val="Text-Prechapter"/>
        <w:rPr>
          <w:rFonts w:ascii="Arial" w:hAnsi="Arial" w:cs="Arial"/>
          <w:color w:val="000000" w:themeColor="text1"/>
        </w:rPr>
      </w:pPr>
    </w:p>
    <w:p w14:paraId="69D7377B" w14:textId="77777777" w:rsidR="008C3F80" w:rsidRPr="001A024A" w:rsidRDefault="008C3F80" w:rsidP="008C3F80">
      <w:pPr>
        <w:pStyle w:val="Text-Prechapter"/>
        <w:rPr>
          <w:rFonts w:ascii="Arial" w:hAnsi="Arial" w:cs="Arial"/>
          <w:color w:val="000000" w:themeColor="text1"/>
        </w:rPr>
      </w:pPr>
    </w:p>
    <w:p w14:paraId="00786073" w14:textId="77777777" w:rsidR="008C3F80" w:rsidRPr="001A024A" w:rsidRDefault="008C3F80" w:rsidP="008C3F80">
      <w:pPr>
        <w:pStyle w:val="Text-Prechapter"/>
        <w:rPr>
          <w:rFonts w:ascii="Arial" w:hAnsi="Arial" w:cs="Arial"/>
          <w:color w:val="000000" w:themeColor="text1"/>
        </w:rPr>
      </w:pPr>
    </w:p>
    <w:p w14:paraId="2518CB6F" w14:textId="77777777" w:rsidR="008C3F80" w:rsidRPr="001A024A" w:rsidRDefault="008C3F80" w:rsidP="008C3F80">
      <w:pPr>
        <w:pStyle w:val="Text-Prechapter"/>
        <w:rPr>
          <w:rFonts w:ascii="Arial" w:hAnsi="Arial" w:cs="Arial"/>
          <w:color w:val="000000" w:themeColor="text1"/>
        </w:rPr>
      </w:pPr>
    </w:p>
    <w:p w14:paraId="434128E2" w14:textId="77777777" w:rsidR="008C3F80" w:rsidRPr="001A024A" w:rsidRDefault="008C3F80" w:rsidP="008C3F80">
      <w:pPr>
        <w:pStyle w:val="Text-Prechapter"/>
        <w:rPr>
          <w:rFonts w:ascii="Arial" w:hAnsi="Arial" w:cs="Arial"/>
          <w:color w:val="000000" w:themeColor="text1"/>
        </w:rPr>
      </w:pPr>
    </w:p>
    <w:p w14:paraId="35CA36FD" w14:textId="77777777" w:rsidR="008C3F80" w:rsidRPr="001A024A" w:rsidRDefault="008C3F80" w:rsidP="008C3F80">
      <w:pPr>
        <w:pStyle w:val="Text-Prechapter"/>
        <w:rPr>
          <w:rFonts w:ascii="Arial" w:hAnsi="Arial" w:cs="Arial"/>
          <w:color w:val="000000" w:themeColor="text1"/>
        </w:rPr>
      </w:pPr>
    </w:p>
    <w:p w14:paraId="29AC51A4" w14:textId="77777777" w:rsidR="008C3F80" w:rsidRPr="001A024A" w:rsidRDefault="008C3F80" w:rsidP="008C3F80">
      <w:pPr>
        <w:pStyle w:val="Text-Prechapter"/>
        <w:rPr>
          <w:rFonts w:ascii="Arial" w:hAnsi="Arial" w:cs="Arial"/>
          <w:color w:val="000000" w:themeColor="text1"/>
        </w:rPr>
      </w:pPr>
    </w:p>
    <w:p w14:paraId="52C4D03A" w14:textId="77777777" w:rsidR="008C3F80" w:rsidRPr="001A024A" w:rsidRDefault="008C3F80" w:rsidP="008C3F80">
      <w:pPr>
        <w:pStyle w:val="Text-Prechapter"/>
        <w:rPr>
          <w:rFonts w:ascii="Arial" w:hAnsi="Arial" w:cs="Arial"/>
          <w:bCs/>
          <w:i/>
          <w:color w:val="000000" w:themeColor="text1"/>
          <w:szCs w:val="24"/>
        </w:rPr>
      </w:pPr>
      <w:r w:rsidRPr="001A024A">
        <w:rPr>
          <w:rFonts w:ascii="Arial" w:hAnsi="Arial" w:cs="Arial"/>
          <w:color w:val="000000" w:themeColor="text1"/>
        </w:rPr>
        <w:t>Signature of the Student</w:t>
      </w:r>
      <w:r w:rsidRPr="001A024A">
        <w:rPr>
          <w:rFonts w:ascii="Arial" w:hAnsi="Arial" w:cs="Arial"/>
          <w:bCs/>
          <w:i/>
          <w:color w:val="000000" w:themeColor="text1"/>
          <w:szCs w:val="24"/>
        </w:rPr>
        <w:t>: _________________</w:t>
      </w:r>
    </w:p>
    <w:tbl>
      <w:tblPr>
        <w:tblW w:w="0" w:type="auto"/>
        <w:tblLook w:val="04A0" w:firstRow="1" w:lastRow="0" w:firstColumn="1" w:lastColumn="0" w:noHBand="0" w:noVBand="1"/>
      </w:tblPr>
      <w:tblGrid>
        <w:gridCol w:w="2064"/>
        <w:gridCol w:w="6242"/>
      </w:tblGrid>
      <w:tr w:rsidR="008C3F80" w:rsidRPr="001A024A" w14:paraId="084F7C1E" w14:textId="77777777" w:rsidTr="00DC5947">
        <w:tc>
          <w:tcPr>
            <w:tcW w:w="2064" w:type="dxa"/>
            <w:shd w:val="clear" w:color="auto" w:fill="auto"/>
          </w:tcPr>
          <w:p w14:paraId="63751E21" w14:textId="77777777"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rPr>
              <w:t>Name of student</w:t>
            </w:r>
          </w:p>
        </w:tc>
        <w:tc>
          <w:tcPr>
            <w:tcW w:w="6242" w:type="dxa"/>
            <w:shd w:val="clear" w:color="auto" w:fill="auto"/>
          </w:tcPr>
          <w:p w14:paraId="1F11C8C2" w14:textId="3B514B28"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szCs w:val="24"/>
              </w:rPr>
              <w:t>:  Shashank  Nishad</w:t>
            </w:r>
          </w:p>
        </w:tc>
      </w:tr>
      <w:tr w:rsidR="008C3F80" w:rsidRPr="001A024A" w14:paraId="799982AB" w14:textId="77777777" w:rsidTr="00DC5947">
        <w:tc>
          <w:tcPr>
            <w:tcW w:w="2064" w:type="dxa"/>
            <w:shd w:val="clear" w:color="auto" w:fill="auto"/>
          </w:tcPr>
          <w:p w14:paraId="5BAEFF62" w14:textId="77777777"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rPr>
              <w:t>Date</w:t>
            </w:r>
          </w:p>
        </w:tc>
        <w:tc>
          <w:tcPr>
            <w:tcW w:w="6242" w:type="dxa"/>
            <w:shd w:val="clear" w:color="auto" w:fill="auto"/>
          </w:tcPr>
          <w:p w14:paraId="638828FE" w14:textId="77777777"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szCs w:val="24"/>
              </w:rPr>
              <w:t>:  1-8-2022</w:t>
            </w:r>
          </w:p>
        </w:tc>
      </w:tr>
      <w:tr w:rsidR="008C3F80" w:rsidRPr="001A024A" w14:paraId="5A1E3AD9" w14:textId="77777777" w:rsidTr="00DC5947">
        <w:tc>
          <w:tcPr>
            <w:tcW w:w="2064" w:type="dxa"/>
            <w:shd w:val="clear" w:color="auto" w:fill="auto"/>
          </w:tcPr>
          <w:p w14:paraId="1136D7A1" w14:textId="77777777"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rPr>
              <w:t>Place</w:t>
            </w:r>
          </w:p>
        </w:tc>
        <w:tc>
          <w:tcPr>
            <w:tcW w:w="6242" w:type="dxa"/>
            <w:shd w:val="clear" w:color="auto" w:fill="auto"/>
          </w:tcPr>
          <w:p w14:paraId="7FFAF88D" w14:textId="77777777" w:rsidR="008C3F80" w:rsidRPr="001A024A" w:rsidRDefault="008C3F80" w:rsidP="00787014">
            <w:pPr>
              <w:pStyle w:val="Text-Prechapter"/>
              <w:rPr>
                <w:rFonts w:ascii="Arial" w:hAnsi="Arial" w:cs="Arial"/>
                <w:color w:val="000000" w:themeColor="text1"/>
                <w:szCs w:val="24"/>
              </w:rPr>
            </w:pPr>
            <w:r w:rsidRPr="001A024A">
              <w:rPr>
                <w:rFonts w:ascii="Arial" w:hAnsi="Arial" w:cs="Arial"/>
                <w:color w:val="000000" w:themeColor="text1"/>
                <w:szCs w:val="24"/>
              </w:rPr>
              <w:t>: Lucknow</w:t>
            </w:r>
          </w:p>
        </w:tc>
      </w:tr>
    </w:tbl>
    <w:p w14:paraId="54C479F6" w14:textId="77777777" w:rsidR="008C3F80" w:rsidRPr="001A024A" w:rsidRDefault="008C3F80" w:rsidP="008C3F80">
      <w:pPr>
        <w:pStyle w:val="Text-Prechapter"/>
        <w:rPr>
          <w:rFonts w:ascii="Arial" w:hAnsi="Arial" w:cs="Arial"/>
          <w:color w:val="000000" w:themeColor="text1"/>
        </w:rPr>
      </w:pPr>
    </w:p>
    <w:p w14:paraId="31579553" w14:textId="50EDEC10" w:rsidR="008C3F80" w:rsidRPr="001A024A" w:rsidRDefault="008C3F80" w:rsidP="008C3F80">
      <w:pPr>
        <w:spacing w:line="240" w:lineRule="auto"/>
        <w:jc w:val="left"/>
        <w:rPr>
          <w:rFonts w:ascii="Arial" w:hAnsi="Arial" w:cs="Arial"/>
          <w:b/>
          <w:color w:val="000000" w:themeColor="text1"/>
          <w:sz w:val="32"/>
        </w:rPr>
      </w:pPr>
      <w:bookmarkStart w:id="1" w:name="_Toc392855833"/>
      <w:bookmarkEnd w:id="0"/>
      <w:r w:rsidRPr="001A024A">
        <w:rPr>
          <w:rFonts w:ascii="Arial" w:hAnsi="Arial" w:cs="Arial"/>
          <w:color w:val="000000" w:themeColor="text1"/>
        </w:rPr>
        <w:br w:type="page"/>
      </w:r>
    </w:p>
    <w:bookmarkEnd w:id="1"/>
    <w:p w14:paraId="2D61783E" w14:textId="473FDA2C" w:rsidR="008C3F80" w:rsidRPr="001A024A" w:rsidRDefault="00DC5947" w:rsidP="008C3F80">
      <w:pPr>
        <w:pStyle w:val="Unnumberedtitles1"/>
        <w:rPr>
          <w:rFonts w:ascii="Arial" w:hAnsi="Arial" w:cs="Arial"/>
          <w:color w:val="000000" w:themeColor="text1"/>
        </w:rPr>
      </w:pPr>
      <w:r>
        <w:rPr>
          <w:rFonts w:ascii="Arial" w:hAnsi="Arial" w:cs="Arial"/>
          <w:color w:val="000000" w:themeColor="text1"/>
        </w:rPr>
        <w:lastRenderedPageBreak/>
        <w:t>E</w:t>
      </w:r>
      <w:r w:rsidR="008C3F80" w:rsidRPr="001A024A">
        <w:rPr>
          <w:rFonts w:ascii="Arial" w:hAnsi="Arial" w:cs="Arial"/>
          <w:color w:val="000000" w:themeColor="text1"/>
        </w:rPr>
        <w:t>xecutive Summary</w:t>
      </w:r>
    </w:p>
    <w:p w14:paraId="0F4EBF4A" w14:textId="77777777" w:rsidR="008C3F80" w:rsidRPr="001A024A" w:rsidRDefault="008C3F80" w:rsidP="008C3F80">
      <w:pPr>
        <w:pStyle w:val="Text-Prechapter"/>
        <w:rPr>
          <w:rFonts w:ascii="Arial" w:hAnsi="Arial" w:cs="Arial"/>
          <w:color w:val="000000" w:themeColor="text1"/>
        </w:rPr>
      </w:pPr>
    </w:p>
    <w:p w14:paraId="5B0D2869" w14:textId="77777777" w:rsidR="008C3F80" w:rsidRPr="001A024A" w:rsidRDefault="008C3F80" w:rsidP="008C3F80">
      <w:pPr>
        <w:spacing w:line="262" w:lineRule="auto"/>
        <w:ind w:left="1480" w:right="366" w:hanging="9"/>
        <w:rPr>
          <w:rFonts w:ascii="Arial" w:hAnsi="Arial" w:cs="Arial"/>
          <w:color w:val="000000" w:themeColor="text1"/>
          <w:sz w:val="20"/>
          <w:szCs w:val="20"/>
        </w:rPr>
      </w:pPr>
      <w:r w:rsidRPr="001A024A">
        <w:rPr>
          <w:rFonts w:ascii="Arial" w:hAnsi="Arial" w:cs="Arial"/>
          <w:color w:val="000000" w:themeColor="text1"/>
          <w:szCs w:val="24"/>
        </w:rPr>
        <w:t xml:space="preserve"> iNeuron Intelligence Private Limited a core Data Science company there are every type of data related project I have enrolled for business intelligence project they give me Swiggy Bangalore Outlet Data Analysis during my internship I have worked on high level design. </w:t>
      </w:r>
      <w:r w:rsidRPr="001A024A">
        <w:rPr>
          <w:rFonts w:ascii="Arial" w:eastAsia="Arial" w:hAnsi="Arial" w:cs="Arial"/>
          <w:color w:val="000000" w:themeColor="text1"/>
        </w:rP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I have worked on Low Level Design </w:t>
      </w:r>
      <w:r w:rsidRPr="001A024A">
        <w:rPr>
          <w:rFonts w:ascii="Arial" w:hAnsi="Arial" w:cs="Arial"/>
          <w:color w:val="000000" w:themeColor="text1"/>
          <w:szCs w:val="24"/>
        </w:rPr>
        <w:t xml:space="preserve">The purpose of this document is to present a detailed description of  the swiggy prediction analysis technique. It will explain the necessary steps which have to be followed before any analysis can begin. The document would also describe the algorithms and techniques used to predict the presence and absence of the food industry and present a comparative result for the same. I have worked on architecture design </w:t>
      </w:r>
      <w:r w:rsidRPr="001A024A">
        <w:rPr>
          <w:rFonts w:ascii="Arial" w:eastAsia="Arial" w:hAnsi="Arial" w:cs="Arial"/>
          <w:color w:val="000000" w:themeColor="text1"/>
        </w:rPr>
        <w:t>Any software needs the architectural design to represent the design of the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During the internship I have work on unstructured data and missing value and visit different different website to read the article and l have register on TATA Data visualization camp for learning power bi after complete all the things I have create a dashboard to collect all the information at one place in the from of data visualization.</w:t>
      </w:r>
    </w:p>
    <w:p w14:paraId="22D43CA2" w14:textId="77777777" w:rsidR="008C3F80" w:rsidRPr="001A024A" w:rsidRDefault="008C3F80" w:rsidP="008C3F80">
      <w:pPr>
        <w:spacing w:line="246" w:lineRule="auto"/>
        <w:ind w:left="780" w:right="1020" w:hanging="9"/>
        <w:rPr>
          <w:rFonts w:ascii="Arial" w:hAnsi="Arial" w:cs="Arial"/>
          <w:color w:val="000000" w:themeColor="text1"/>
          <w:sz w:val="20"/>
          <w:szCs w:val="20"/>
        </w:rPr>
      </w:pPr>
    </w:p>
    <w:p w14:paraId="4326C953" w14:textId="77777777" w:rsidR="008C3F80" w:rsidRPr="001A024A" w:rsidRDefault="008C3F80" w:rsidP="008C3F80">
      <w:pPr>
        <w:rPr>
          <w:rFonts w:ascii="Arial" w:hAnsi="Arial" w:cs="Arial"/>
          <w:color w:val="000000" w:themeColor="text1"/>
          <w:szCs w:val="24"/>
        </w:rPr>
      </w:pPr>
    </w:p>
    <w:p w14:paraId="42065104" w14:textId="77777777" w:rsidR="008C3F80" w:rsidRPr="001A024A" w:rsidRDefault="008C3F80" w:rsidP="008C3F80">
      <w:pPr>
        <w:rPr>
          <w:rFonts w:ascii="Arial" w:hAnsi="Arial" w:cs="Arial"/>
          <w:color w:val="000000" w:themeColor="text1"/>
          <w:szCs w:val="24"/>
        </w:rPr>
      </w:pPr>
    </w:p>
    <w:p w14:paraId="075ED475" w14:textId="77777777" w:rsidR="008C3F80" w:rsidRPr="001A024A" w:rsidRDefault="008C3F80" w:rsidP="008C3F80">
      <w:pPr>
        <w:rPr>
          <w:rFonts w:ascii="Arial" w:hAnsi="Arial" w:cs="Arial"/>
          <w:color w:val="000000" w:themeColor="text1"/>
          <w:szCs w:val="24"/>
        </w:rPr>
      </w:pPr>
    </w:p>
    <w:p w14:paraId="5C09435A" w14:textId="77777777" w:rsidR="008C3F80" w:rsidRPr="001A024A" w:rsidRDefault="008C3F80" w:rsidP="008C3F80">
      <w:pPr>
        <w:rPr>
          <w:rFonts w:ascii="Arial" w:hAnsi="Arial" w:cs="Arial"/>
          <w:color w:val="000000" w:themeColor="text1"/>
          <w:szCs w:val="24"/>
        </w:rPr>
      </w:pPr>
    </w:p>
    <w:p w14:paraId="6A69AC09" w14:textId="77777777" w:rsidR="008C3F80" w:rsidRPr="001A024A" w:rsidRDefault="008C3F80" w:rsidP="008C3F80">
      <w:pPr>
        <w:rPr>
          <w:rFonts w:ascii="Arial" w:hAnsi="Arial" w:cs="Arial"/>
          <w:color w:val="000000" w:themeColor="text1"/>
          <w:szCs w:val="24"/>
        </w:rPr>
      </w:pPr>
    </w:p>
    <w:p w14:paraId="72F9B506" w14:textId="77777777" w:rsidR="008C3F80" w:rsidRPr="001A024A" w:rsidRDefault="008C3F80" w:rsidP="008C3F80">
      <w:pPr>
        <w:rPr>
          <w:rFonts w:ascii="Arial" w:hAnsi="Arial" w:cs="Arial"/>
          <w:color w:val="000000" w:themeColor="text1"/>
          <w:szCs w:val="24"/>
        </w:rPr>
      </w:pPr>
    </w:p>
    <w:p w14:paraId="70A2ACA0" w14:textId="77777777" w:rsidR="008C3F80" w:rsidRPr="001A024A" w:rsidRDefault="008C3F80" w:rsidP="008C3F80">
      <w:pPr>
        <w:rPr>
          <w:rFonts w:ascii="Arial" w:hAnsi="Arial" w:cs="Arial"/>
          <w:color w:val="000000" w:themeColor="text1"/>
          <w:szCs w:val="24"/>
        </w:rPr>
      </w:pPr>
    </w:p>
    <w:p w14:paraId="2BC5634C" w14:textId="77777777" w:rsidR="008C3F80" w:rsidRPr="001A024A" w:rsidRDefault="008C3F80" w:rsidP="008C3F80">
      <w:pPr>
        <w:rPr>
          <w:rFonts w:ascii="Arial" w:hAnsi="Arial" w:cs="Arial"/>
          <w:color w:val="000000" w:themeColor="text1"/>
          <w:szCs w:val="24"/>
        </w:rPr>
      </w:pPr>
    </w:p>
    <w:p w14:paraId="4E7F271C" w14:textId="77777777" w:rsidR="008C3F80" w:rsidRPr="001A024A" w:rsidRDefault="008C3F80" w:rsidP="008C3F80">
      <w:pPr>
        <w:rPr>
          <w:rFonts w:ascii="Arial" w:hAnsi="Arial" w:cs="Arial"/>
          <w:color w:val="000000" w:themeColor="text1"/>
          <w:szCs w:val="24"/>
        </w:rPr>
      </w:pPr>
    </w:p>
    <w:p w14:paraId="7F0C4877" w14:textId="77777777" w:rsidR="008C3F80" w:rsidRPr="001A024A" w:rsidRDefault="008C3F80" w:rsidP="008C3F80">
      <w:pPr>
        <w:rPr>
          <w:rFonts w:ascii="Arial" w:hAnsi="Arial" w:cs="Arial"/>
          <w:color w:val="000000" w:themeColor="text1"/>
          <w:szCs w:val="24"/>
        </w:rPr>
      </w:pPr>
    </w:p>
    <w:p w14:paraId="154501A2" w14:textId="77777777" w:rsidR="008C3F80" w:rsidRPr="001A024A" w:rsidRDefault="008C3F80" w:rsidP="008C3F80">
      <w:pPr>
        <w:rPr>
          <w:rFonts w:ascii="Arial" w:hAnsi="Arial" w:cs="Arial"/>
          <w:color w:val="000000" w:themeColor="text1"/>
          <w:szCs w:val="24"/>
        </w:rPr>
      </w:pPr>
    </w:p>
    <w:p w14:paraId="135C55D5" w14:textId="77777777" w:rsidR="008C3F80" w:rsidRPr="001A024A" w:rsidRDefault="008C3F80" w:rsidP="008C3F80">
      <w:pPr>
        <w:rPr>
          <w:rFonts w:ascii="Arial" w:hAnsi="Arial" w:cs="Arial"/>
          <w:color w:val="000000" w:themeColor="text1"/>
          <w:szCs w:val="24"/>
        </w:rPr>
      </w:pPr>
    </w:p>
    <w:p w14:paraId="585585C6" w14:textId="77777777" w:rsidR="008C3F80" w:rsidRPr="001A024A" w:rsidRDefault="008C3F80" w:rsidP="008C3F80">
      <w:pPr>
        <w:rPr>
          <w:rFonts w:ascii="Arial" w:hAnsi="Arial" w:cs="Arial"/>
          <w:color w:val="000000" w:themeColor="text1"/>
          <w:szCs w:val="24"/>
        </w:rPr>
      </w:pPr>
    </w:p>
    <w:p w14:paraId="63F9DC03" w14:textId="77777777" w:rsidR="008C3F80" w:rsidRPr="001A024A" w:rsidRDefault="008C3F80" w:rsidP="008C3F80">
      <w:pPr>
        <w:rPr>
          <w:rFonts w:ascii="Arial" w:hAnsi="Arial" w:cs="Arial"/>
          <w:color w:val="000000" w:themeColor="text1"/>
          <w:szCs w:val="24"/>
        </w:rPr>
      </w:pPr>
      <w:r w:rsidRPr="001A024A">
        <w:rPr>
          <w:rFonts w:ascii="Arial" w:hAnsi="Arial" w:cs="Arial"/>
          <w:color w:val="000000" w:themeColor="text1"/>
          <w:szCs w:val="24"/>
        </w:rPr>
        <w:t xml:space="preserve">. </w:t>
      </w:r>
    </w:p>
    <w:p w14:paraId="037A4C31" w14:textId="77777777" w:rsidR="008C3F80" w:rsidRPr="001A024A" w:rsidRDefault="008C3F80" w:rsidP="008C3F80">
      <w:pPr>
        <w:pStyle w:val="Text-Prechapter"/>
        <w:rPr>
          <w:rFonts w:ascii="Arial" w:hAnsi="Arial" w:cs="Arial"/>
          <w:color w:val="000000" w:themeColor="text1"/>
        </w:rPr>
      </w:pPr>
    </w:p>
    <w:p w14:paraId="05C992E6" w14:textId="77777777" w:rsidR="008C3F80" w:rsidRPr="001A024A" w:rsidRDefault="008C3F80" w:rsidP="008C3F80">
      <w:pPr>
        <w:pStyle w:val="Text-Prechapter"/>
        <w:rPr>
          <w:rFonts w:ascii="Arial" w:hAnsi="Arial" w:cs="Arial"/>
          <w:color w:val="000000" w:themeColor="text1"/>
        </w:rPr>
      </w:pPr>
    </w:p>
    <w:p w14:paraId="211543A5" w14:textId="77777777" w:rsidR="008C3F80" w:rsidRPr="001A024A" w:rsidRDefault="008C3F80" w:rsidP="008C3F80">
      <w:pPr>
        <w:pStyle w:val="Text-Prechapter"/>
        <w:rPr>
          <w:rFonts w:ascii="Arial" w:hAnsi="Arial" w:cs="Arial"/>
          <w:color w:val="000000" w:themeColor="text1"/>
        </w:rPr>
      </w:pPr>
    </w:p>
    <w:p w14:paraId="47D0CC5C" w14:textId="77777777" w:rsidR="008C3F80" w:rsidRPr="001A024A" w:rsidRDefault="008C3F80" w:rsidP="008C3F80">
      <w:pPr>
        <w:pStyle w:val="Text-Prechapter"/>
        <w:rPr>
          <w:rFonts w:ascii="Arial" w:hAnsi="Arial" w:cs="Arial"/>
          <w:color w:val="000000" w:themeColor="text1"/>
        </w:rPr>
      </w:pPr>
    </w:p>
    <w:p w14:paraId="303CC0D6" w14:textId="77777777" w:rsidR="008C3F80" w:rsidRPr="001A024A" w:rsidRDefault="008C3F80" w:rsidP="008C3F80">
      <w:pPr>
        <w:pStyle w:val="Text-Prechapter"/>
        <w:rPr>
          <w:rFonts w:ascii="Arial" w:hAnsi="Arial" w:cs="Arial"/>
          <w:color w:val="000000" w:themeColor="text1"/>
        </w:rPr>
      </w:pPr>
    </w:p>
    <w:p w14:paraId="25BE9C4C" w14:textId="77777777" w:rsidR="008C3F80" w:rsidRPr="001A024A" w:rsidRDefault="008C3F80" w:rsidP="008C3F80">
      <w:pPr>
        <w:pStyle w:val="Text-Prechapter"/>
        <w:rPr>
          <w:rFonts w:ascii="Arial" w:hAnsi="Arial" w:cs="Arial"/>
          <w:color w:val="000000" w:themeColor="text1"/>
        </w:rPr>
      </w:pPr>
    </w:p>
    <w:p w14:paraId="1C7EDF30" w14:textId="77777777" w:rsidR="008C3F80" w:rsidRPr="001A024A" w:rsidRDefault="008C3F80" w:rsidP="008C3F80">
      <w:pPr>
        <w:pStyle w:val="Text-Prechapter"/>
        <w:rPr>
          <w:rFonts w:ascii="Arial" w:hAnsi="Arial" w:cs="Arial"/>
          <w:color w:val="000000" w:themeColor="text1"/>
        </w:rPr>
      </w:pPr>
    </w:p>
    <w:p w14:paraId="4A44E42B" w14:textId="77777777" w:rsidR="008C3F80" w:rsidRPr="001A024A" w:rsidRDefault="008C3F80" w:rsidP="008C3F80">
      <w:pPr>
        <w:pStyle w:val="Text-Prechapter"/>
        <w:jc w:val="center"/>
        <w:rPr>
          <w:rFonts w:ascii="Arial" w:hAnsi="Arial" w:cs="Arial"/>
          <w:color w:val="000000" w:themeColor="text1"/>
        </w:rPr>
      </w:pPr>
      <w:r w:rsidRPr="001A024A">
        <w:rPr>
          <w:rFonts w:ascii="Arial" w:hAnsi="Arial" w:cs="Arial"/>
          <w:noProof/>
          <w:color w:val="000000" w:themeColor="text1"/>
        </w:rPr>
        <w:drawing>
          <wp:inline distT="0" distB="0" distL="0" distR="0" wp14:anchorId="589E15C3" wp14:editId="43B5B15B">
            <wp:extent cx="12954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4FF21425" w14:textId="77777777" w:rsidR="008C3F80" w:rsidRPr="001A024A" w:rsidRDefault="008C3F80" w:rsidP="008C3F80">
      <w:pPr>
        <w:pStyle w:val="Text-Prechapter"/>
        <w:jc w:val="center"/>
        <w:rPr>
          <w:rFonts w:ascii="Arial" w:hAnsi="Arial" w:cs="Arial"/>
          <w:color w:val="000000" w:themeColor="text1"/>
        </w:rPr>
      </w:pPr>
      <w:r w:rsidRPr="001A024A">
        <w:rPr>
          <w:rFonts w:ascii="Arial" w:hAnsi="Arial" w:cs="Arial"/>
          <w:noProof/>
          <w:color w:val="000000" w:themeColor="text1"/>
        </w:rPr>
        <w:drawing>
          <wp:inline distT="0" distB="0" distL="0" distR="0" wp14:anchorId="2C61CFE5" wp14:editId="3F7143E1">
            <wp:extent cx="5274310" cy="33718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71850"/>
                    </a:xfrm>
                    <a:prstGeom prst="rect">
                      <a:avLst/>
                    </a:prstGeom>
                  </pic:spPr>
                </pic:pic>
              </a:graphicData>
            </a:graphic>
          </wp:inline>
        </w:drawing>
      </w:r>
    </w:p>
    <w:p w14:paraId="14FBB712" w14:textId="77777777" w:rsidR="008C3F80" w:rsidRPr="001A024A" w:rsidRDefault="008C3F80" w:rsidP="008C3F80">
      <w:pPr>
        <w:pStyle w:val="Unnumberedtitles1"/>
        <w:rPr>
          <w:rFonts w:ascii="Arial" w:hAnsi="Arial" w:cs="Arial"/>
          <w:color w:val="000000" w:themeColor="text1"/>
        </w:rPr>
      </w:pPr>
      <w:bookmarkStart w:id="2" w:name="_Toc392855834"/>
      <w:r w:rsidRPr="001A024A">
        <w:rPr>
          <w:rFonts w:ascii="Arial" w:hAnsi="Arial" w:cs="Arial"/>
          <w:color w:val="000000" w:themeColor="text1"/>
        </w:rPr>
        <w:lastRenderedPageBreak/>
        <w:t>Table of contents</w:t>
      </w:r>
      <w:bookmarkEnd w:id="2"/>
    </w:p>
    <w:p w14:paraId="17AAE909" w14:textId="77777777" w:rsidR="008C3F80" w:rsidRPr="001A024A" w:rsidRDefault="008C3F80" w:rsidP="008C3F80">
      <w:pPr>
        <w:rPr>
          <w:rFonts w:ascii="Arial" w:hAnsi="Arial" w:cs="Arial"/>
          <w:color w:val="000000" w:themeColor="text1"/>
        </w:rPr>
      </w:pPr>
    </w:p>
    <w:tbl>
      <w:tblPr>
        <w:tblStyle w:val="TableGrid"/>
        <w:tblW w:w="0" w:type="auto"/>
        <w:tblLook w:val="04A0" w:firstRow="1" w:lastRow="0" w:firstColumn="1" w:lastColumn="0" w:noHBand="0" w:noVBand="1"/>
      </w:tblPr>
      <w:tblGrid>
        <w:gridCol w:w="985"/>
        <w:gridCol w:w="5400"/>
        <w:gridCol w:w="1911"/>
      </w:tblGrid>
      <w:tr w:rsidR="008C3F80" w:rsidRPr="001A024A" w14:paraId="7B18A371" w14:textId="77777777" w:rsidTr="00787014">
        <w:tc>
          <w:tcPr>
            <w:tcW w:w="985" w:type="dxa"/>
          </w:tcPr>
          <w:p w14:paraId="12BABA4A" w14:textId="77777777" w:rsidR="008C3F80" w:rsidRPr="001A024A" w:rsidRDefault="008C3F80" w:rsidP="00787014">
            <w:pPr>
              <w:rPr>
                <w:rFonts w:ascii="Arial" w:hAnsi="Arial" w:cs="Arial"/>
                <w:color w:val="000000" w:themeColor="text1"/>
              </w:rPr>
            </w:pPr>
          </w:p>
        </w:tc>
        <w:tc>
          <w:tcPr>
            <w:tcW w:w="5400" w:type="dxa"/>
          </w:tcPr>
          <w:p w14:paraId="20896F5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Chapters</w:t>
            </w:r>
          </w:p>
        </w:tc>
        <w:tc>
          <w:tcPr>
            <w:tcW w:w="1911" w:type="dxa"/>
          </w:tcPr>
          <w:p w14:paraId="53804660"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Page No.</w:t>
            </w:r>
          </w:p>
        </w:tc>
      </w:tr>
      <w:tr w:rsidR="008C3F80" w:rsidRPr="001A024A" w14:paraId="51DEFE11" w14:textId="77777777" w:rsidTr="00787014">
        <w:tc>
          <w:tcPr>
            <w:tcW w:w="985" w:type="dxa"/>
          </w:tcPr>
          <w:p w14:paraId="7B432CB2"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1</w:t>
            </w:r>
          </w:p>
        </w:tc>
        <w:tc>
          <w:tcPr>
            <w:tcW w:w="5400" w:type="dxa"/>
          </w:tcPr>
          <w:p w14:paraId="5B16923D"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Introduction</w:t>
            </w:r>
          </w:p>
        </w:tc>
        <w:tc>
          <w:tcPr>
            <w:tcW w:w="1911" w:type="dxa"/>
          </w:tcPr>
          <w:p w14:paraId="0BF50575"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9</w:t>
            </w:r>
          </w:p>
        </w:tc>
      </w:tr>
      <w:tr w:rsidR="008C3F80" w:rsidRPr="001A024A" w14:paraId="338539EE" w14:textId="77777777" w:rsidTr="00787014">
        <w:tc>
          <w:tcPr>
            <w:tcW w:w="985" w:type="dxa"/>
          </w:tcPr>
          <w:p w14:paraId="72C5C497"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2</w:t>
            </w:r>
          </w:p>
        </w:tc>
        <w:tc>
          <w:tcPr>
            <w:tcW w:w="5400" w:type="dxa"/>
          </w:tcPr>
          <w:p w14:paraId="2813BCB5"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Review of Literature</w:t>
            </w:r>
          </w:p>
        </w:tc>
        <w:tc>
          <w:tcPr>
            <w:tcW w:w="1911" w:type="dxa"/>
          </w:tcPr>
          <w:p w14:paraId="183B3C4E"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11 - 19</w:t>
            </w:r>
          </w:p>
        </w:tc>
      </w:tr>
      <w:tr w:rsidR="008C3F80" w:rsidRPr="001A024A" w14:paraId="271E9A54" w14:textId="77777777" w:rsidTr="00787014">
        <w:tc>
          <w:tcPr>
            <w:tcW w:w="985" w:type="dxa"/>
          </w:tcPr>
          <w:p w14:paraId="190C1EC7"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3</w:t>
            </w:r>
          </w:p>
        </w:tc>
        <w:tc>
          <w:tcPr>
            <w:tcW w:w="5400" w:type="dxa"/>
          </w:tcPr>
          <w:p w14:paraId="01057E6E"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Industry Analysis</w:t>
            </w:r>
          </w:p>
        </w:tc>
        <w:tc>
          <w:tcPr>
            <w:tcW w:w="1911" w:type="dxa"/>
          </w:tcPr>
          <w:p w14:paraId="4ACFF609"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20 - 26</w:t>
            </w:r>
          </w:p>
        </w:tc>
      </w:tr>
      <w:tr w:rsidR="008C3F80" w:rsidRPr="001A024A" w14:paraId="560E73F7" w14:textId="77777777" w:rsidTr="00787014">
        <w:tc>
          <w:tcPr>
            <w:tcW w:w="985" w:type="dxa"/>
          </w:tcPr>
          <w:p w14:paraId="5C134C66"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4</w:t>
            </w:r>
          </w:p>
        </w:tc>
        <w:tc>
          <w:tcPr>
            <w:tcW w:w="5400" w:type="dxa"/>
          </w:tcPr>
          <w:p w14:paraId="6B66D49F"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Company Analysis</w:t>
            </w:r>
          </w:p>
        </w:tc>
        <w:tc>
          <w:tcPr>
            <w:tcW w:w="1911" w:type="dxa"/>
          </w:tcPr>
          <w:p w14:paraId="62F7C35B"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27 - 31</w:t>
            </w:r>
          </w:p>
        </w:tc>
      </w:tr>
      <w:tr w:rsidR="008C3F80" w:rsidRPr="001A024A" w14:paraId="3A706967" w14:textId="77777777" w:rsidTr="00787014">
        <w:tc>
          <w:tcPr>
            <w:tcW w:w="985" w:type="dxa"/>
          </w:tcPr>
          <w:p w14:paraId="0383B8E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5</w:t>
            </w:r>
          </w:p>
        </w:tc>
        <w:tc>
          <w:tcPr>
            <w:tcW w:w="5400" w:type="dxa"/>
          </w:tcPr>
          <w:p w14:paraId="6F5843A9"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 xml:space="preserve">Task/ Research </w:t>
            </w:r>
          </w:p>
        </w:tc>
        <w:tc>
          <w:tcPr>
            <w:tcW w:w="1911" w:type="dxa"/>
          </w:tcPr>
          <w:p w14:paraId="2828A5E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32 - 50</w:t>
            </w:r>
          </w:p>
        </w:tc>
      </w:tr>
      <w:tr w:rsidR="008C3F80" w:rsidRPr="001A024A" w14:paraId="641DC98B" w14:textId="77777777" w:rsidTr="00787014">
        <w:tc>
          <w:tcPr>
            <w:tcW w:w="985" w:type="dxa"/>
          </w:tcPr>
          <w:p w14:paraId="058864E5"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6</w:t>
            </w:r>
          </w:p>
        </w:tc>
        <w:tc>
          <w:tcPr>
            <w:tcW w:w="5400" w:type="dxa"/>
          </w:tcPr>
          <w:p w14:paraId="5C935BD0"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Strategy</w:t>
            </w:r>
          </w:p>
        </w:tc>
        <w:tc>
          <w:tcPr>
            <w:tcW w:w="1911" w:type="dxa"/>
          </w:tcPr>
          <w:p w14:paraId="1C36245D"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51 - 59</w:t>
            </w:r>
          </w:p>
        </w:tc>
      </w:tr>
      <w:tr w:rsidR="008C3F80" w:rsidRPr="001A024A" w14:paraId="7480276E" w14:textId="77777777" w:rsidTr="00787014">
        <w:tc>
          <w:tcPr>
            <w:tcW w:w="985" w:type="dxa"/>
          </w:tcPr>
          <w:p w14:paraId="65C9B774"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7</w:t>
            </w:r>
          </w:p>
        </w:tc>
        <w:tc>
          <w:tcPr>
            <w:tcW w:w="5400" w:type="dxa"/>
          </w:tcPr>
          <w:p w14:paraId="068FD4CE"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Analysis and Findings</w:t>
            </w:r>
          </w:p>
        </w:tc>
        <w:tc>
          <w:tcPr>
            <w:tcW w:w="1911" w:type="dxa"/>
          </w:tcPr>
          <w:p w14:paraId="56E39962"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60 - 61</w:t>
            </w:r>
          </w:p>
        </w:tc>
      </w:tr>
      <w:tr w:rsidR="008C3F80" w:rsidRPr="001A024A" w14:paraId="5FC147E2" w14:textId="77777777" w:rsidTr="00787014">
        <w:tc>
          <w:tcPr>
            <w:tcW w:w="985" w:type="dxa"/>
          </w:tcPr>
          <w:p w14:paraId="73759733"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8</w:t>
            </w:r>
          </w:p>
        </w:tc>
        <w:tc>
          <w:tcPr>
            <w:tcW w:w="5400" w:type="dxa"/>
          </w:tcPr>
          <w:p w14:paraId="013683A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Conclusion and Limitations</w:t>
            </w:r>
          </w:p>
        </w:tc>
        <w:tc>
          <w:tcPr>
            <w:tcW w:w="1911" w:type="dxa"/>
          </w:tcPr>
          <w:p w14:paraId="236473F5"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62 - 63</w:t>
            </w:r>
          </w:p>
        </w:tc>
      </w:tr>
      <w:tr w:rsidR="008C3F80" w:rsidRPr="001A024A" w14:paraId="2957E5C9" w14:textId="77777777" w:rsidTr="00787014">
        <w:trPr>
          <w:trHeight w:val="197"/>
        </w:trPr>
        <w:tc>
          <w:tcPr>
            <w:tcW w:w="6385" w:type="dxa"/>
            <w:gridSpan w:val="2"/>
          </w:tcPr>
          <w:p w14:paraId="14EF923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Bibliography</w:t>
            </w:r>
          </w:p>
        </w:tc>
        <w:tc>
          <w:tcPr>
            <w:tcW w:w="1911" w:type="dxa"/>
          </w:tcPr>
          <w:p w14:paraId="45C81EF1"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 xml:space="preserve">64 </w:t>
            </w:r>
          </w:p>
        </w:tc>
      </w:tr>
      <w:tr w:rsidR="008C3F80" w:rsidRPr="001A024A" w14:paraId="64A9C543" w14:textId="77777777" w:rsidTr="00787014">
        <w:tc>
          <w:tcPr>
            <w:tcW w:w="6385" w:type="dxa"/>
            <w:gridSpan w:val="2"/>
          </w:tcPr>
          <w:p w14:paraId="2C170884"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Annexure</w:t>
            </w:r>
          </w:p>
        </w:tc>
        <w:tc>
          <w:tcPr>
            <w:tcW w:w="1911" w:type="dxa"/>
          </w:tcPr>
          <w:p w14:paraId="0AAE8826" w14:textId="77777777" w:rsidR="008C3F80" w:rsidRPr="001A024A" w:rsidRDefault="008C3F80" w:rsidP="00787014">
            <w:pPr>
              <w:rPr>
                <w:rFonts w:ascii="Arial" w:hAnsi="Arial" w:cs="Arial"/>
                <w:color w:val="000000" w:themeColor="text1"/>
              </w:rPr>
            </w:pPr>
            <w:r w:rsidRPr="001A024A">
              <w:rPr>
                <w:rFonts w:ascii="Arial" w:hAnsi="Arial" w:cs="Arial"/>
                <w:color w:val="000000" w:themeColor="text1"/>
              </w:rPr>
              <w:t>65 - 68</w:t>
            </w:r>
          </w:p>
        </w:tc>
      </w:tr>
    </w:tbl>
    <w:p w14:paraId="600182AA" w14:textId="77777777" w:rsidR="008C3F80" w:rsidRPr="001A024A" w:rsidRDefault="008C3F80" w:rsidP="008C3F80">
      <w:pPr>
        <w:rPr>
          <w:rFonts w:ascii="Arial" w:hAnsi="Arial" w:cs="Arial"/>
          <w:color w:val="000000" w:themeColor="text1"/>
        </w:rPr>
      </w:pPr>
    </w:p>
    <w:p w14:paraId="34FEA01B" w14:textId="77777777" w:rsidR="008C3F80" w:rsidRPr="001A024A" w:rsidRDefault="008C3F80" w:rsidP="008C3F80">
      <w:pPr>
        <w:pStyle w:val="Unnumberedtitles1"/>
        <w:rPr>
          <w:rFonts w:ascii="Arial" w:hAnsi="Arial" w:cs="Arial"/>
          <w:color w:val="000000" w:themeColor="text1"/>
        </w:rPr>
      </w:pPr>
      <w:r w:rsidRPr="001A024A">
        <w:rPr>
          <w:rFonts w:ascii="Arial" w:hAnsi="Arial" w:cs="Arial"/>
          <w:color w:val="000000" w:themeColor="text1"/>
        </w:rPr>
        <w:lastRenderedPageBreak/>
        <w:t>Acronyms (if any)</w:t>
      </w:r>
    </w:p>
    <w:p w14:paraId="2750F850" w14:textId="77777777" w:rsidR="008C3F80" w:rsidRPr="001A024A" w:rsidRDefault="008C3F80" w:rsidP="008C3F80">
      <w:pPr>
        <w:tabs>
          <w:tab w:val="left" w:pos="1260"/>
        </w:tabs>
        <w:rPr>
          <w:rFonts w:ascii="Arial" w:hAnsi="Arial" w:cs="Arial"/>
          <w:color w:val="000000" w:themeColor="text1"/>
        </w:rPr>
      </w:pPr>
    </w:p>
    <w:tbl>
      <w:tblPr>
        <w:tblStyle w:val="TableGrid"/>
        <w:tblW w:w="0" w:type="auto"/>
        <w:tblLook w:val="04A0" w:firstRow="1" w:lastRow="0" w:firstColumn="1" w:lastColumn="0" w:noHBand="0" w:noVBand="1"/>
      </w:tblPr>
      <w:tblGrid>
        <w:gridCol w:w="1975"/>
        <w:gridCol w:w="6321"/>
      </w:tblGrid>
      <w:tr w:rsidR="008C3F80" w:rsidRPr="001A024A" w14:paraId="0BEE43C1" w14:textId="77777777" w:rsidTr="00787014">
        <w:tc>
          <w:tcPr>
            <w:tcW w:w="1975" w:type="dxa"/>
          </w:tcPr>
          <w:p w14:paraId="6852D9FF"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Acronym</w:t>
            </w:r>
          </w:p>
        </w:tc>
        <w:tc>
          <w:tcPr>
            <w:tcW w:w="6321" w:type="dxa"/>
          </w:tcPr>
          <w:p w14:paraId="4D81E9AC"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 xml:space="preserve">Full Form </w:t>
            </w:r>
          </w:p>
        </w:tc>
      </w:tr>
      <w:tr w:rsidR="008C3F80" w:rsidRPr="001A024A" w14:paraId="7A23D9F6" w14:textId="77777777" w:rsidTr="00787014">
        <w:tc>
          <w:tcPr>
            <w:tcW w:w="1975" w:type="dxa"/>
          </w:tcPr>
          <w:p w14:paraId="4EA9F58A" w14:textId="0678F3DE" w:rsidR="008C3F80" w:rsidRPr="001A024A" w:rsidRDefault="008C3F80" w:rsidP="00787014">
            <w:pPr>
              <w:tabs>
                <w:tab w:val="left" w:pos="1260"/>
              </w:tabs>
              <w:rPr>
                <w:rFonts w:ascii="Arial" w:hAnsi="Arial" w:cs="Arial"/>
                <w:color w:val="000000" w:themeColor="text1"/>
              </w:rPr>
            </w:pPr>
            <w:r>
              <w:rPr>
                <w:rFonts w:ascii="Arial" w:hAnsi="Arial" w:cs="Arial"/>
                <w:color w:val="000000" w:themeColor="text1"/>
              </w:rPr>
              <w:t>BI</w:t>
            </w:r>
          </w:p>
        </w:tc>
        <w:tc>
          <w:tcPr>
            <w:tcW w:w="6321" w:type="dxa"/>
          </w:tcPr>
          <w:p w14:paraId="693D9256" w14:textId="78E721BE" w:rsidR="008C3F80" w:rsidRPr="001A024A" w:rsidRDefault="008C3F80" w:rsidP="00787014">
            <w:pPr>
              <w:tabs>
                <w:tab w:val="left" w:pos="1260"/>
              </w:tabs>
              <w:rPr>
                <w:rFonts w:ascii="Arial" w:hAnsi="Arial" w:cs="Arial"/>
                <w:color w:val="000000" w:themeColor="text1"/>
              </w:rPr>
            </w:pPr>
            <w:r>
              <w:rPr>
                <w:rFonts w:ascii="Arial" w:hAnsi="Arial" w:cs="Arial"/>
                <w:color w:val="000000" w:themeColor="text1"/>
              </w:rPr>
              <w:t xml:space="preserve">Business Intelligence </w:t>
            </w:r>
          </w:p>
        </w:tc>
      </w:tr>
      <w:tr w:rsidR="008C3F80" w:rsidRPr="001A024A" w14:paraId="7DDC39D8" w14:textId="77777777" w:rsidTr="00787014">
        <w:tc>
          <w:tcPr>
            <w:tcW w:w="1975" w:type="dxa"/>
          </w:tcPr>
          <w:p w14:paraId="4C6DA1B6"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BMI</w:t>
            </w:r>
          </w:p>
        </w:tc>
        <w:tc>
          <w:tcPr>
            <w:tcW w:w="6321" w:type="dxa"/>
          </w:tcPr>
          <w:p w14:paraId="24E199F6"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Business Model Intelligence</w:t>
            </w:r>
          </w:p>
        </w:tc>
      </w:tr>
      <w:tr w:rsidR="008C3F80" w:rsidRPr="001A024A" w14:paraId="0AAD3ED5" w14:textId="77777777" w:rsidTr="00787014">
        <w:tc>
          <w:tcPr>
            <w:tcW w:w="1975" w:type="dxa"/>
          </w:tcPr>
          <w:p w14:paraId="04A41E9D"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DH</w:t>
            </w:r>
          </w:p>
        </w:tc>
        <w:tc>
          <w:tcPr>
            <w:tcW w:w="6321" w:type="dxa"/>
          </w:tcPr>
          <w:p w14:paraId="27372C5A"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Data Handling</w:t>
            </w:r>
          </w:p>
        </w:tc>
      </w:tr>
      <w:tr w:rsidR="008C3F80" w:rsidRPr="001A024A" w14:paraId="038F7AF4" w14:textId="77777777" w:rsidTr="00787014">
        <w:tc>
          <w:tcPr>
            <w:tcW w:w="1975" w:type="dxa"/>
          </w:tcPr>
          <w:p w14:paraId="33502575"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FI</w:t>
            </w:r>
          </w:p>
        </w:tc>
        <w:tc>
          <w:tcPr>
            <w:tcW w:w="6321" w:type="dxa"/>
          </w:tcPr>
          <w:p w14:paraId="24B9B633"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Food Industry</w:t>
            </w:r>
          </w:p>
        </w:tc>
      </w:tr>
      <w:tr w:rsidR="008C3F80" w:rsidRPr="001A024A" w14:paraId="24AAFF01" w14:textId="77777777" w:rsidTr="00787014">
        <w:tc>
          <w:tcPr>
            <w:tcW w:w="1975" w:type="dxa"/>
          </w:tcPr>
          <w:p w14:paraId="326C8D80"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MV</w:t>
            </w:r>
          </w:p>
        </w:tc>
        <w:tc>
          <w:tcPr>
            <w:tcW w:w="6321" w:type="dxa"/>
          </w:tcPr>
          <w:p w14:paraId="097D3D72" w14:textId="77777777" w:rsidR="008C3F80" w:rsidRPr="001A024A" w:rsidRDefault="008C3F80" w:rsidP="00787014">
            <w:pPr>
              <w:tabs>
                <w:tab w:val="left" w:pos="1260"/>
              </w:tabs>
              <w:rPr>
                <w:rFonts w:ascii="Arial" w:hAnsi="Arial" w:cs="Arial"/>
                <w:color w:val="000000" w:themeColor="text1"/>
              </w:rPr>
            </w:pPr>
            <w:r w:rsidRPr="001A024A">
              <w:rPr>
                <w:rFonts w:ascii="Arial" w:hAnsi="Arial" w:cs="Arial"/>
                <w:color w:val="000000" w:themeColor="text1"/>
              </w:rPr>
              <w:t>Missing Value</w:t>
            </w:r>
          </w:p>
        </w:tc>
      </w:tr>
    </w:tbl>
    <w:p w14:paraId="4F0592DE" w14:textId="77777777" w:rsidR="008C3F80" w:rsidRPr="001A024A" w:rsidRDefault="008C3F80" w:rsidP="008C3F80">
      <w:pPr>
        <w:tabs>
          <w:tab w:val="left" w:pos="1260"/>
        </w:tabs>
        <w:rPr>
          <w:rFonts w:ascii="Arial" w:hAnsi="Arial" w:cs="Arial"/>
          <w:color w:val="000000" w:themeColor="text1"/>
        </w:rPr>
      </w:pPr>
    </w:p>
    <w:p w14:paraId="23E02FC2" w14:textId="77777777" w:rsidR="008C3F80" w:rsidRPr="001A024A" w:rsidRDefault="008C3F80" w:rsidP="008C3F80">
      <w:pPr>
        <w:tabs>
          <w:tab w:val="left" w:pos="1260"/>
        </w:tabs>
        <w:rPr>
          <w:rFonts w:ascii="Arial" w:hAnsi="Arial" w:cs="Arial"/>
          <w:color w:val="000000" w:themeColor="text1"/>
        </w:rPr>
      </w:pPr>
    </w:p>
    <w:p w14:paraId="6A94E889" w14:textId="77777777" w:rsidR="008C3F80" w:rsidRPr="001A024A" w:rsidRDefault="008C3F80" w:rsidP="008C3F80">
      <w:pPr>
        <w:tabs>
          <w:tab w:val="left" w:pos="1260"/>
        </w:tabs>
        <w:rPr>
          <w:rFonts w:ascii="Arial" w:hAnsi="Arial" w:cs="Arial"/>
          <w:color w:val="000000" w:themeColor="text1"/>
        </w:rPr>
      </w:pPr>
    </w:p>
    <w:p w14:paraId="6DA9BF69" w14:textId="77777777" w:rsidR="008C3F80" w:rsidRPr="001A024A" w:rsidRDefault="008C3F80" w:rsidP="008C3F80">
      <w:pPr>
        <w:tabs>
          <w:tab w:val="left" w:pos="1260"/>
        </w:tabs>
        <w:rPr>
          <w:rFonts w:ascii="Arial" w:hAnsi="Arial" w:cs="Arial"/>
          <w:color w:val="000000" w:themeColor="text1"/>
        </w:rPr>
      </w:pPr>
    </w:p>
    <w:p w14:paraId="242111B6" w14:textId="77777777" w:rsidR="008C3F80" w:rsidRPr="001A024A" w:rsidRDefault="008C3F80" w:rsidP="008C3F80">
      <w:pPr>
        <w:tabs>
          <w:tab w:val="left" w:pos="1260"/>
        </w:tabs>
        <w:rPr>
          <w:rFonts w:ascii="Arial" w:hAnsi="Arial" w:cs="Arial"/>
          <w:color w:val="000000" w:themeColor="text1"/>
        </w:rPr>
      </w:pPr>
    </w:p>
    <w:p w14:paraId="23B1429E" w14:textId="77777777" w:rsidR="008C3F80" w:rsidRPr="001A024A" w:rsidRDefault="008C3F80" w:rsidP="008C3F80">
      <w:pPr>
        <w:tabs>
          <w:tab w:val="left" w:pos="1260"/>
        </w:tabs>
        <w:rPr>
          <w:rFonts w:ascii="Arial" w:hAnsi="Arial" w:cs="Arial"/>
          <w:color w:val="000000" w:themeColor="text1"/>
        </w:rPr>
      </w:pPr>
    </w:p>
    <w:p w14:paraId="62557685" w14:textId="77777777" w:rsidR="008C3F80" w:rsidRPr="001A024A" w:rsidRDefault="008C3F80" w:rsidP="008C3F80">
      <w:pPr>
        <w:tabs>
          <w:tab w:val="left" w:pos="1260"/>
        </w:tabs>
        <w:rPr>
          <w:rFonts w:ascii="Arial" w:hAnsi="Arial" w:cs="Arial"/>
          <w:color w:val="000000" w:themeColor="text1"/>
        </w:rPr>
      </w:pPr>
    </w:p>
    <w:p w14:paraId="03B0C554" w14:textId="77777777" w:rsidR="008C3F80" w:rsidRPr="001A024A" w:rsidRDefault="008C3F80" w:rsidP="008C3F80">
      <w:pPr>
        <w:tabs>
          <w:tab w:val="left" w:pos="1260"/>
        </w:tabs>
        <w:rPr>
          <w:rFonts w:ascii="Arial" w:hAnsi="Arial" w:cs="Arial"/>
          <w:color w:val="000000" w:themeColor="text1"/>
        </w:rPr>
      </w:pPr>
    </w:p>
    <w:p w14:paraId="2F8EE868" w14:textId="77777777" w:rsidR="008C3F80" w:rsidRPr="001A024A" w:rsidRDefault="008C3F80" w:rsidP="008C3F80">
      <w:pPr>
        <w:tabs>
          <w:tab w:val="left" w:pos="1260"/>
        </w:tabs>
        <w:rPr>
          <w:rFonts w:ascii="Arial" w:hAnsi="Arial" w:cs="Arial"/>
          <w:color w:val="000000" w:themeColor="text1"/>
        </w:rPr>
      </w:pPr>
    </w:p>
    <w:p w14:paraId="18769CCC" w14:textId="77777777" w:rsidR="008C3F80" w:rsidRPr="001A024A" w:rsidRDefault="008C3F80" w:rsidP="008C3F80">
      <w:pPr>
        <w:tabs>
          <w:tab w:val="left" w:pos="1260"/>
        </w:tabs>
        <w:rPr>
          <w:rFonts w:ascii="Arial" w:hAnsi="Arial" w:cs="Arial"/>
          <w:color w:val="000000" w:themeColor="text1"/>
        </w:rPr>
      </w:pPr>
    </w:p>
    <w:p w14:paraId="196A0EBC" w14:textId="77777777" w:rsidR="008C3F80" w:rsidRPr="001A024A" w:rsidRDefault="008C3F80" w:rsidP="008C3F80">
      <w:pPr>
        <w:tabs>
          <w:tab w:val="left" w:pos="1260"/>
        </w:tabs>
        <w:rPr>
          <w:rFonts w:ascii="Arial" w:hAnsi="Arial" w:cs="Arial"/>
          <w:color w:val="000000" w:themeColor="text1"/>
        </w:rPr>
      </w:pPr>
    </w:p>
    <w:p w14:paraId="14C406DC" w14:textId="77777777" w:rsidR="008C3F80" w:rsidRPr="001A024A" w:rsidRDefault="008C3F80" w:rsidP="008C3F80">
      <w:pPr>
        <w:tabs>
          <w:tab w:val="left" w:pos="1260"/>
        </w:tabs>
        <w:rPr>
          <w:rFonts w:ascii="Arial" w:hAnsi="Arial" w:cs="Arial"/>
          <w:color w:val="000000" w:themeColor="text1"/>
        </w:rPr>
      </w:pPr>
    </w:p>
    <w:p w14:paraId="3F47E11E" w14:textId="77777777" w:rsidR="008C3F80" w:rsidRPr="001A024A" w:rsidRDefault="008C3F80" w:rsidP="008C3F80">
      <w:pPr>
        <w:tabs>
          <w:tab w:val="left" w:pos="1260"/>
        </w:tabs>
        <w:rPr>
          <w:rFonts w:ascii="Arial" w:hAnsi="Arial" w:cs="Arial"/>
          <w:color w:val="000000" w:themeColor="text1"/>
        </w:rPr>
      </w:pPr>
    </w:p>
    <w:p w14:paraId="43940268" w14:textId="77777777" w:rsidR="008C3F80" w:rsidRPr="001A024A" w:rsidRDefault="008C3F80" w:rsidP="008C3F80">
      <w:pPr>
        <w:pStyle w:val="Heading1"/>
        <w:numPr>
          <w:ilvl w:val="0"/>
          <w:numId w:val="0"/>
        </w:numPr>
        <w:ind w:left="432" w:hanging="432"/>
        <w:rPr>
          <w:rFonts w:ascii="Arial" w:hAnsi="Arial" w:cs="Arial"/>
          <w:color w:val="000000" w:themeColor="text1"/>
        </w:rPr>
        <w:sectPr w:rsidR="008C3F80" w:rsidRPr="001A024A" w:rsidSect="00BE6195">
          <w:headerReference w:type="default" r:id="rId8"/>
          <w:footerReference w:type="default" r:id="rId9"/>
          <w:pgSz w:w="11906" w:h="16838"/>
          <w:pgMar w:top="1440" w:right="1440" w:bottom="1440" w:left="2160" w:header="709" w:footer="709" w:gutter="0"/>
          <w:pgBorders w:offsetFrom="page">
            <w:top w:val="thickThinSmallGap" w:sz="18" w:space="24" w:color="auto"/>
            <w:left w:val="thickThinSmallGap" w:sz="18" w:space="24" w:color="auto"/>
            <w:bottom w:val="thinThickSmallGap" w:sz="18" w:space="24" w:color="auto"/>
            <w:right w:val="thickThinSmallGap" w:sz="18" w:space="24" w:color="auto"/>
          </w:pgBorders>
          <w:pgNumType w:fmt="lowerRoman"/>
          <w:cols w:space="708"/>
          <w:docGrid w:linePitch="360"/>
        </w:sectPr>
      </w:pPr>
    </w:p>
    <w:p w14:paraId="202D26B3" w14:textId="77777777" w:rsidR="008C3F80" w:rsidRPr="001A024A" w:rsidRDefault="008C3F80" w:rsidP="008C3F80">
      <w:pPr>
        <w:tabs>
          <w:tab w:val="left" w:pos="2790"/>
        </w:tabs>
        <w:jc w:val="center"/>
        <w:rPr>
          <w:rFonts w:ascii="Arial" w:hAnsi="Arial" w:cs="Arial"/>
          <w:b/>
          <w:color w:val="000000" w:themeColor="text1"/>
          <w:sz w:val="28"/>
          <w:szCs w:val="28"/>
        </w:rPr>
      </w:pPr>
    </w:p>
    <w:p w14:paraId="7F326F79" w14:textId="77777777" w:rsidR="008C3F80" w:rsidRPr="001A024A" w:rsidRDefault="008C3F80" w:rsidP="008C3F80">
      <w:pPr>
        <w:tabs>
          <w:tab w:val="left" w:pos="2790"/>
        </w:tabs>
        <w:jc w:val="center"/>
        <w:rPr>
          <w:rFonts w:ascii="Arial" w:hAnsi="Arial" w:cs="Arial"/>
          <w:b/>
          <w:color w:val="000000" w:themeColor="text1"/>
          <w:sz w:val="28"/>
          <w:szCs w:val="28"/>
        </w:rPr>
      </w:pPr>
      <w:r w:rsidRPr="001A024A">
        <w:rPr>
          <w:rFonts w:ascii="Arial" w:hAnsi="Arial" w:cs="Arial"/>
          <w:b/>
          <w:color w:val="000000" w:themeColor="text1"/>
          <w:sz w:val="28"/>
          <w:szCs w:val="28"/>
        </w:rPr>
        <w:t>Chapter 1</w:t>
      </w:r>
    </w:p>
    <w:p w14:paraId="4CEB7BFA"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 xml:space="preserve">Introduction </w:t>
      </w:r>
    </w:p>
    <w:p w14:paraId="79D732DB" w14:textId="446A694E" w:rsidR="008C3F80" w:rsidRPr="001A024A" w:rsidRDefault="008C3F80" w:rsidP="008C3F80">
      <w:pPr>
        <w:rPr>
          <w:rFonts w:ascii="Arial" w:hAnsi="Arial" w:cs="Arial"/>
          <w:color w:val="000000" w:themeColor="text1"/>
          <w:szCs w:val="24"/>
        </w:rPr>
      </w:pPr>
      <w:r w:rsidRPr="001A024A">
        <w:rPr>
          <w:rFonts w:ascii="Arial" w:hAnsi="Arial" w:cs="Arial"/>
          <w:color w:val="000000" w:themeColor="text1"/>
          <w:szCs w:val="24"/>
        </w:rPr>
        <w:t>I Shashank Shekhar Nishad Started my internship in iNeuron Intelligence Private Limited where I got the privilege to work in Business Intelligence department through which I get great learning and experience in Data. It was my first experience in the corporate sector which help me to choose my career path in Data Science. I chose Data Science to learn more about the how real data can work in every daily life how can find the inside from the data and give a right predict report to the company so that can work on that predication. In my internship starting, there was work on missing data and the data is very unstructured from to learn many things from my internship.</w:t>
      </w:r>
    </w:p>
    <w:p w14:paraId="4FC6E3A2" w14:textId="77777777" w:rsidR="008C3F80" w:rsidRPr="001A024A" w:rsidRDefault="008C3F80" w:rsidP="008C3F80">
      <w:pPr>
        <w:rPr>
          <w:rFonts w:ascii="Arial" w:hAnsi="Arial" w:cs="Arial"/>
          <w:color w:val="000000" w:themeColor="text1"/>
          <w:szCs w:val="24"/>
        </w:rPr>
      </w:pPr>
    </w:p>
    <w:p w14:paraId="1C17AEC5"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br w:type="page"/>
      </w:r>
      <w:r w:rsidRPr="001A024A">
        <w:rPr>
          <w:rFonts w:ascii="Arial" w:hAnsi="Arial" w:cs="Arial"/>
          <w:b/>
          <w:color w:val="000000" w:themeColor="text1"/>
          <w:sz w:val="28"/>
          <w:szCs w:val="28"/>
        </w:rPr>
        <w:lastRenderedPageBreak/>
        <w:t>Chapter 2</w:t>
      </w:r>
    </w:p>
    <w:p w14:paraId="53988B24"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Review of Literature</w:t>
      </w:r>
    </w:p>
    <w:p w14:paraId="1E1EBA2C" w14:textId="77777777" w:rsidR="008C3F80" w:rsidRPr="001A024A" w:rsidRDefault="008C3F80" w:rsidP="008C3F80">
      <w:pPr>
        <w:jc w:val="center"/>
        <w:rPr>
          <w:rFonts w:ascii="Arial" w:hAnsi="Arial" w:cs="Arial"/>
          <w:b/>
          <w:color w:val="000000" w:themeColor="text1"/>
          <w:sz w:val="28"/>
          <w:szCs w:val="28"/>
        </w:rPr>
      </w:pPr>
    </w:p>
    <w:p w14:paraId="1BD8F883" w14:textId="77777777" w:rsidR="008C3F80" w:rsidRPr="001A024A" w:rsidRDefault="008C3F80" w:rsidP="008C3F80">
      <w:pPr>
        <w:rPr>
          <w:rFonts w:ascii="Arial" w:hAnsi="Arial" w:cs="Arial"/>
          <w:color w:val="000000" w:themeColor="text1"/>
        </w:rPr>
      </w:pPr>
      <w:r w:rsidRPr="001A024A">
        <w:rPr>
          <w:rFonts w:ascii="Arial" w:hAnsi="Arial" w:cs="Arial"/>
          <w:color w:val="000000" w:themeColor="text1"/>
        </w:rPr>
        <w:t xml:space="preserve"> Due to the rapid growth of new technologies, the Business Intelligence (BI) market is growing as well that forces the corporations to adopt their offerings to the needs of the customer. Adoption of Business Intelligence system has become one of the most important technological and organizational innovations in modern organization that promote knowledge diffusion, and cornerstone of business decision making processes. Since the way of BI integrated and implemented is quite different among organizations, it is important to approach BI literature by adaption of BI application and its implementation, BI architects, and enabling factors in BI projects. Furthermore, we are also going to discuss how technological capabilities such as user access, data quality and the integration of BI with other systems in the firm, as well as organizational capabilities such as flexibility and risk management support, are essential for BI success, regardless of the decision environment. Last but not least, this paper will also discuss how the idea of BI has been built on the school of thought. We expect that results could create the value and input for enterprises that plan to implement a BI application in their organization. Keywords: Business Intelligence, BI Capabilities, BI Architectures, Enabling Factors INTRODUCTION Present day association settings are very convoluted and continually evolving. Organizations, in both public and private sector, are under extraordinary pressure for offering an explanation to the top management about change condition and innovation. To do so, it requires an organization to possess strategic, operational and tactical decisions; however, they are complicated and are taken rapidly. The basic leadership requires a lot of data, information, and knowledge. One ought to process this data as required basic leadership and fast, on time and ongoing preparing is expected to end up modernized (Turban et al, 2010). Furthermore, nowadays business life cycle has turned out to be shorter. Henceforth, to gain the competitive advantage organization must have quick and proper decision making. Decision maker indeed needs good data, to make the right decision at the right time and place (Farjami, 2015). -2- The concept of BI existed during the 1950s and it grew out from a technology called decision support. Decision support is still used by many companies to come up with decisions that would help them to gain competitive advantage amongst their competitors. BI has grown strong </w:t>
      </w:r>
      <w:r w:rsidRPr="001A024A">
        <w:rPr>
          <w:rFonts w:ascii="Arial" w:hAnsi="Arial" w:cs="Arial"/>
          <w:color w:val="000000" w:themeColor="text1"/>
        </w:rPr>
        <w:lastRenderedPageBreak/>
        <w:t xml:space="preserve">during the recent years mainly due to increased data collection and better technology with greater storage capacity. Due to the improvement of technology, the company can use BI to store a large amount of data with cheaper rate. Companies have access to a lot of data in the form of smartphone, internet records, social media activities and so on. BI can sift through these data to find patterns and trends (Raisinghani, 2004). In any organization regardless its size, the business activities include the administration of extensive amounts of data from both inner and outside business conditions; all these data identified with interior operations, advertise, clients, providers, economic assets, and so forth., historically cumulated, on action times of the organization, shape the reason for some complex and greatly helpful economic and money related problems in the organization's administration decision making process (Mihaelia and Rozalia, 2012). METHODOLOGY In this paper, we are going to use secondary data from the previous literature review of the Business Intelligence with dozens of article and secondary sources of data collection. The paper is concluded with the literature review of Business Intelligence. Business Intelligence mainly focuses how to collect, organize and interpret the data to relevant department to make an effective decision under the uncertainty to obtain the organizational goal. In the discussion session, we will try to draw a link between Business Intelligence aspect and Thematic School of Thought under the theme of uncertainty, information and game theory which mainly related to decision making. Furthermore, we will rationalize how Business Intelligence is related or has been built on the School of Thought. LITERATURE REVIEW 1. Business Intelligence There is another issue with a great number of definitions; they tend to change after some time, in light of the fact that the way of what they consider changes. This is the situation with BI for instance. Initially, software business engaged with BI, BI used to be comprehended as private insight, rather than state or open knowledge. Even after many years, BI is still used by engineers and programmers (Solberg Søilen, 2015). BI is characterized as frameworks that gather, change, and present organized information from various sources lessening the required time to acquire significant business data and enable their efficiency use in management decision making process (Den Hamer, 2004), permitting dynamic enterprise information look, recovery, examination, and clarification of the necessities of administrative choices (Nofal and Yusof, 2013). As indicated by Tyson (1986), BI concentrates on gathering, process and present information concerning customers, contenders, the business sectors, technology, and </w:t>
      </w:r>
      <w:r w:rsidRPr="001A024A">
        <w:rPr>
          <w:rFonts w:ascii="Arial" w:hAnsi="Arial" w:cs="Arial"/>
          <w:color w:val="000000" w:themeColor="text1"/>
        </w:rPr>
        <w:lastRenderedPageBreak/>
        <w:t xml:space="preserve">products. Pirttimäki (2007) depicts BI as a procedure that incorporates a series of activities, being driven by the particular data needs of decision makers and the objective of achieving competitive advantage. BI is a framework that transforms information into data and afterward into learning, consequently enhancing company's basic decision-making process (Singh and Samalia, 2014). BI is characterized as a framework which gathers, changes and shows organized information -3- from various sources. BI is a system and an answer that helps decision makers to comprehend the economic circumstance of the firm (Nofal et al., 2013). BI is termed to as a set of numerical and methodological models for examination utilized for extracting data and valuable information from raw information for utilizing confused basic leadership prepare (Vercellis, 2013). Similarly, Wixom and Watson (2010, p.14) mention that ―Business intelligence (BI) is a broad category of technologies, applications, and processes for gathering, storing, accessing, and analyzing data to help its users make better decisions.‖ We can upgrade the bits of knowledge gave by BI applications—particularly by utilizing information mining procedures, through simulation and modeling of real world under a "systems thinking" approach, enhancing forecasts, and adding to a superior comprehension of the business progression of any organization (Raisinghani, 2004). BI helps administrators by breaking down information from various resources in better basic leadership at both tactical and strategic level, for customary utilization, conventional data frameworks farewell, yet for hierarchical and functional planning; new tools are required for business analysis (Rasoul and Mohammad, 2016). 2. Data, Information, and Knowledge In BI context, we always see the word data, information, and knowledge which could lead us getting confused on its use and implication. Carlo (2009) distinguishes their definition. Data: It refers to a structured codification of single primary entities and as well as of transactions involving two or more primary entities Carlo (2009). BI is popular among companies mainly because of analysis of data that is of any form and formulate a strategy accordingly. Generally data is classified into three types—structured data, semi-structured data, and unstructured data. Structured data are information that is fixed form, the data may be a collection of forms of websites, and detailed address that can be easily read by the computers since the data is already standardized. Unstructured data are information that cannot be easily read by computers, which may be text, documents, video tapes, websites, and pictures (Jermol et al. 2003), or any other type of information that cannot be clearly sorted or organized into rows and columns. </w:t>
      </w:r>
      <w:r w:rsidRPr="001A024A">
        <w:rPr>
          <w:rFonts w:ascii="Arial" w:hAnsi="Arial" w:cs="Arial"/>
          <w:color w:val="000000" w:themeColor="text1"/>
        </w:rPr>
        <w:lastRenderedPageBreak/>
        <w:t xml:space="preserve">Information is used many times to Company data are found across different locations and places in the form of Customer Relation Management (CRM) programs, marketing automation systems and social media platforms. Information: It refers to the result of extraction and processing activities carried out on data, and it appears meaningful for those who receive it in a specific domain. Knowledge: It is formed from information which is used to make decisions and develop the corresponding actions. Hence, we could say that knowledge consists of information that puts to work into a specific domain, and it is enhanced by the experience and competence of decision makers in tackling and solving complex problems. 3. Business Intelligence Architectures Carlo (2009) uses the following pyramid to describe how business intelligence system is constructed. Data sources: The sources mostly consist of data belonging to operationalize systems, but may also include unstructured data, such as emails, and data received from external providers. -4- Data warehouse/Data mart: Data warehouses are used to consolidate different kinds of data into a central location using a process known as extract, transform and load (ETL) and standardize these results across systems that are allowed to be queried. Data marts are generally small warehouses that focus on information on a single department, instead of collecting data across a company. They limit the complexity of databases and are cheaper to implement than full warehouses. Data exploration: Data exploration is a passive BI analysis consisting of query and reporting systems, as well as statistical method. Data mining: Data mining is active BI methodologies with the purpose of information and knowledge extraction from data. Optimization: Optimization model allows us to determine the best solution out of a set of alternative actions, which is usually fairly extensive and sometimes even infinite. Decisions: When business intelligence methodologies are available and successfully adopted, the choice of a decision pertains to the decision makers, who may also take advantage of informal and unstructured information available to adapt and modify the recommendations and the conclusions achieved through the use of mathematical models. Figure: The main components of a Business Intelligence System (Carlo, 2009:10) 4. Business Intelligence Capabilities One underlying theme that is evident through the research is that BI used in an organization should be suited for decision making, which in turn contributes to BI success (Clark, Jones &amp; Armstrong, 2007). However, many scholars gained that this success is yet to be realized by many organizations (Hostmann, Herschel, &amp; Rayner, 2007). BI capacities are basic capacities that help organizations </w:t>
      </w:r>
      <w:r w:rsidRPr="001A024A">
        <w:rPr>
          <w:rFonts w:ascii="Arial" w:hAnsi="Arial" w:cs="Arial"/>
          <w:color w:val="000000" w:themeColor="text1"/>
        </w:rPr>
        <w:lastRenderedPageBreak/>
        <w:t xml:space="preserve">enhance both its adjustment to change and its execution (Watson &amp; Wixom, 2007). Many researchers state that failure in adopting BI in an organization because of an absence of fit -5- between organization’s BI and its characteristics and objectives. An organization that has made progress with their BI usage have attempted to guarantee that their BI is steady with their corporate business targets and much research on BI achievement concentrates on the alignment amongst BI and business targets (McMurchy, 2008). However, little is known about the part BI abilities play in accomplishing this objective. In-spite, the fact that there is a collection of research tending to BI abilities, it has remained to a great extent quiet on the part of BI capacities in accomplishing the important match amongst BI and the decision environment in which it is implemented. Nonetheless, numerous BI examples of overcoming adversity demonstrate the significance of utilizing BI with the essential abilities and for the correct purposes to make BI progress (Schlegel &amp; Sood, 2007). According to Oyku et al. (2012), BI can be examined from both organizational and technological views. Technological BI capabilities are referring to the data quality (data standard), technical platforms that could be integrated with other systems in the organization and user access. Organizational BI is the assets supporting the BI application that runs in the organization such as flexibility and shared risks and responsibilities (Ross, Beath and Goodhue, 1996). 4.1 Data Quality BI has largely relied on numerical and/or structured data, which can be measured on a numerical scale and analyzed with statistical methods and computing equipment (Isik et al. 2013, p.14). Ponniah (2001) stated that data quality is the most important element leading to BI success. Similarly, Kimball et al. (2008) also stated that the data quality is the most important factor, and they added that the massive data from many different sources of a large enterprise can be integrated into a coherent body to provide a clear view of its business, therefore, meaningful information can be delivered at the right time, in the right location, and in the right form to assist individuals, departments, divisions or even larger units to facilitate improved decision making. Data quality refers to the data which is consistent and comprehensive. Poor data reliability is because of poor data handling processes, poor data maintenance procedures, and errors in the migration process from one system to another. If the information that we collect is not accurately or consistently analyzed, organizations cannot satisfy their customers’ expectations nor keep up with new information-centric regulations. According to Oyku et al. (2012), in order to improve the business agility, the organization should develop the technological ability </w:t>
      </w:r>
      <w:r w:rsidRPr="001A024A">
        <w:rPr>
          <w:rFonts w:ascii="Arial" w:hAnsi="Arial" w:cs="Arial"/>
          <w:color w:val="000000" w:themeColor="text1"/>
        </w:rPr>
        <w:lastRenderedPageBreak/>
        <w:t xml:space="preserve">that could deliver accurate, consistent and timely information to its users. Moreover, clean and relevant data are one of the most essential factors of BI success. As companies incorporate data from a wider variety of sources, they will continue to face new and ever-increasing issues surrounding the quality of the data on which they rely. 4.2 Integration with other systems Since BI system is a new system for organization, the integration between BI system and other systems in the organization is another crucial activity behind the BI success. The integrating activity is involving with the connection between various systems and their application or data together, either physically or functionally, thus each individual system can create and provide value to the organization (White, 2005). Furthermore, the organization using data from multiple sources and feeding the data into multiple information systems, the performance of integration will be affected directly by the quality of the communication between these systems (Oyku, 2012). -6- 4.3 User access BI tools according to Oyku et al. (2012) have different capabilities and serve different purposes so that one size does not fit with all BI. Whether the organization prefers to use a single BI suite or best-of-breed applications, it is essential to match tool capabilities with user types. While some organizations limit user access through practicing authorization/authentication and access control, others prefer to allow full access to all types of users through a web-centric approach. It is critical that organizations achieve the necessary balance to allow the way BI users access information to fit the types of decisions they make using BI. 4.4 Flexibility In order to achieve the competitive advantages provided by BI, organizations must consider carefully on selecting the underlying technology to support BI and also be flexible with the strictness of the business process rules and regulations since flexibility is one of the key factors to run BI successfully in the organization (Oyku et al. 2012). 4.5 Risk Management Support Risk management is one of the major supports in BI, as it helps in decision making, where the conditions tend to be uncertain, for example, when all the factors are known (Harding, 2003). Risk management is crucial for organizations that operate in high-risk environments, as well as, it is important for organizational success (Davenport, 2006). Despite, hazard and instability exist in each business decisions, and organizations may utilize BI to limit vulnerability and settle on better choices. The impact of BI in decision-making capabilities affects its success. According to Alaskar and Efthimios (2015), not all of BI solutions succeed in all organizations, and, there are signs, before a project begins, that could indicate whether the project will succeed, struggle, or fail and it is essential </w:t>
      </w:r>
      <w:r w:rsidRPr="001A024A">
        <w:rPr>
          <w:rFonts w:ascii="Arial" w:hAnsi="Arial" w:cs="Arial"/>
          <w:color w:val="000000" w:themeColor="text1"/>
        </w:rPr>
        <w:lastRenderedPageBreak/>
        <w:t xml:space="preserve">that organizations are aware of the key indicators of success in adopting BI, so as to overcome the challenges or risks that are associated with the BI project during its implementation. 5. Enabling factors in business intelligence projects Some factors such as technologies, analytics and human resources that Carlo (2009) mentions are more critical than others to the success of a BI project. 5.1 Technologies The crucial enabling factors that have facilitated the development of BI systems in the complex organization and enterprise are hardware and software technologies. This pattern has empowered the utilization of advanced processes which are required to utilize inductive learning strategies and enhancement models, keeping the processing times inside a sensible range. Additionally, it allows the appropriation of best in class graphical perception strategies, featuring real-time animations. A further important factor gets from the exponential increment in the limit of mass storage's, again at low costs, enabling any organization to store terabytes of information for business insight analysis. What's more, system network, as Extranets or Intranets, has played an essential part in the diffusion inside organizations of data and learning separated from BI. Finally, the simple integration of hardware and software obtained by various providers, or grew inside by an organization, is another factor influencing the diffusion of data analysis of tools. -7- 5.2 Analytics Mathematical model and analytical methodologies play an important role in information advancement and knowledge taking out from the accessible data inside most organizations. The mere visualization of the data according to timely and flexible logical views, plays a relevant role in facilitating the decision-making process, but still, represents a passive form of support. Hence, it is essential to apply more advanced models of inductive learning and optimization in order to achieve active forms of support for the decision-making process. 5.3 Human resources The human resources of an organization are built up by the competencies of those who operate within its boundaries, whether as individuals or collectively. When employees possess the ability of knowledge that could acquire information and then translate it into the practical way, they will have a major influence on the quality of decision-making process. The organization must emphasize the personal skills of its knowledge workers to work out creative solutions and to devise effective action plan if it implements an advanced BI systems. Every company could access to available analytical tools equally, but if a company wants to have the competitive advantage over its competitors, it should employ human resources endowed with a greater mental agility and willing to accept changes in </w:t>
      </w:r>
      <w:r w:rsidRPr="001A024A">
        <w:rPr>
          <w:rFonts w:ascii="Arial" w:hAnsi="Arial" w:cs="Arial"/>
          <w:color w:val="000000" w:themeColor="text1"/>
        </w:rPr>
        <w:lastRenderedPageBreak/>
        <w:t xml:space="preserve">decision-making style. DISCUSSION ON HOW ECONOMIC SCHOOL OF THOUGHT RELATES TO BI Jack (1971) states that information is considered to be a classic example of a ―collective good‖, the type of commodity for which private incentives is supposed to lead to under-provision rather than over-provision on the market. According to Richard et al. (1983), information plays two crucial roles which the first role refers to the physical state of the world that can indicate the quality of the goods one considers acquiring. Another role of information is about one’s potential competitors including their number, their preferences, and the information which they could, in turn, possess indicate the degree of competition that one must expect to encounter. The understanding that competitive markets facilitate the efficient production and allocation of resources in a decentralized manner, that is without a complete exchange of information among economic agents (Radner). In another way, it could be emphasized the premise that economic agents come to markets with diverse information that is not publicly available, or at least only at substantial cost. The mention of information implies the prior existence of uncertainty about something, whether that uncertainty is probabilistic or not. Likewise, Paul (1981) mentions that when each trader is able to access his/her own private source of information, or when traders can acquire information at a cost, the traders’ strategic options may be drastically different than in the case where all information is public. It may be possible, for example, for a trader to infer information from the terms of the trade he is offered or, more generally, from any observations he makes concerning the behavior of other traders. The prices vary directly with underlying qualities. Higher prices indicate better quality. Another perspective from the school of thought under the theme of Game Theory, decision theory is the primary framework that Radner (2011) extended to formalize the theory of teams. Decision theory refers to making choices under uncertainty. The core of the problem is for many players with a common payoff to make a choice under uncertainty with only partial knowledge, so the extension seems natural. Furthermore, according to Radner, a decentralized organization is -8- defined as one with more than one decision maker, in which different decision makers are responsible for different decision variables and make those decisions on the basis of different information, and in which the outcome to the organization depends jointly on the several decisions and on some stochastic environmental variables. Similarly, the concept of BI is to make an effective decision making in the organization, only data or information from one or two departments is not adequate to optimize the overcome of </w:t>
      </w:r>
      <w:r w:rsidRPr="001A024A">
        <w:rPr>
          <w:rFonts w:ascii="Arial" w:hAnsi="Arial" w:cs="Arial"/>
          <w:color w:val="000000" w:themeColor="text1"/>
        </w:rPr>
        <w:lastRenderedPageBreak/>
        <w:t>the decision, but the joint data or information from all related departments is very crucial to gather enough information to make the right decision. Base on the concept extracting from the School of Thought and the literature reviews, we observe that BI has been built on the ideas from the Thematic School under the theme of game theory and information and uncertainty. Basically, the idea of BI is about extracting information or private information within the organization by using mathematical and methodological models for analysis and using that information for making the decision which is under uncertainty. By doing so, the organization must invest an amount of budget in the process of collecting data, transforming data and presenting the meaningful data or information to related departments to make the right decision (Rajnoha et al., 2016). Hence, this would confirm to the idea of school of thought that there are different decision variables referring to diverse information to make the right decision as well as to get the diverse information, organization must pay for substantial cost. CONCLUSION Even though the concept of BI just emerged several decades ago, it now is becoming a major concern for enterprises regardless of its size to take it into consideration whether they should invest in this system or not in order to satisfy the customer needs and wants. Nowadays, BI establishes a real business value of data asset and provides remarkable improvement in recognizing and taking advantage of business opportunities. Many multinational corporations have adopted BI system, but some of them failed in adapting this system. Operational and organizational factors such as strategy, human capital, leadership, culture, quality management and strategic orientation of a firm significantly affect BI system’s implementation and integration. Understanding capabilities of both technological and management aspect is a key success in adopting BI system in the firm.</w:t>
      </w:r>
    </w:p>
    <w:p w14:paraId="6DC27ADA" w14:textId="77777777" w:rsidR="008C3F80" w:rsidRPr="001A024A" w:rsidRDefault="008C3F80" w:rsidP="008C3F80">
      <w:pPr>
        <w:tabs>
          <w:tab w:val="left" w:pos="5535"/>
        </w:tabs>
        <w:rPr>
          <w:rFonts w:ascii="Arial" w:hAnsi="Arial" w:cs="Arial"/>
          <w:color w:val="000000" w:themeColor="text1"/>
          <w:szCs w:val="24"/>
        </w:rPr>
      </w:pPr>
      <w:r w:rsidRPr="001A024A">
        <w:rPr>
          <w:rFonts w:ascii="Arial" w:hAnsi="Arial" w:cs="Arial"/>
          <w:color w:val="000000" w:themeColor="text1"/>
          <w:szCs w:val="24"/>
        </w:rPr>
        <w:tab/>
      </w:r>
    </w:p>
    <w:p w14:paraId="58EFDF0D" w14:textId="77777777" w:rsidR="008C3F80" w:rsidRPr="001A024A" w:rsidRDefault="008C3F80" w:rsidP="008C3F80">
      <w:pPr>
        <w:rPr>
          <w:rFonts w:ascii="Arial" w:hAnsi="Arial" w:cs="Arial"/>
          <w:color w:val="000000" w:themeColor="text1"/>
        </w:rPr>
      </w:pPr>
      <w:r w:rsidRPr="001A024A">
        <w:rPr>
          <w:rFonts w:ascii="Arial" w:hAnsi="Arial" w:cs="Arial"/>
          <w:color w:val="000000" w:themeColor="text1"/>
        </w:rPr>
        <w:br w:type="page"/>
      </w:r>
    </w:p>
    <w:p w14:paraId="054CD842"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lastRenderedPageBreak/>
        <w:t>Chapter 3</w:t>
      </w:r>
    </w:p>
    <w:p w14:paraId="701109FB"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Industry Analysis</w:t>
      </w:r>
    </w:p>
    <w:p w14:paraId="58B8D041"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Political Factors in PESTEL / PEST Analysis</w:t>
      </w:r>
    </w:p>
    <w:p w14:paraId="451A2102"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The political factors play a huge role in not only investment decision by transnational corporations but also by companies such as – Sysco Bi. Political environment and other factors not only impact the cost of doing business but also long term sustainability. Some of the political factors are – governance system, democracy &amp; institutions, military coup chances, probability of armed conflict, law and order in market etc.</w:t>
      </w:r>
    </w:p>
    <w:p w14:paraId="167129F0"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Political Factors that Impact Business Intelligence Software at SYSCO</w:t>
      </w:r>
    </w:p>
    <w:p w14:paraId="0E62985C"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77BAF6D"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Role of Non-Government Organization, Civil Society &amp; Protest Groups – The country has a vibrant civil society community and Sysco Bi should build bridges with them and seek out areas of co-operations. Civil society groups are influential not only in policy making but also in building a society wide narrative.</w:t>
      </w:r>
    </w:p>
    <w:p w14:paraId="5F05D6AA"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Size of Government Budgets – both Local Governments and National Government – The government at both national level and local levels are running deficit budgets which is boosting growth in the short term but may lead to increase in inflation over medium term. The bond rating of national government is investment grade.</w:t>
      </w:r>
    </w:p>
    <w:p w14:paraId="7E093183"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Segregation of Political Responsibilities between Different Government Agencies – There are numerous government agencies which reduces the risk of overwhelming pressure by one agency. But on the flip side it does increases both time and cost of doing business and getting certifications and clearances.</w:t>
      </w:r>
    </w:p>
    <w:p w14:paraId="41BD7529"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International Trade &amp; Other Treaties – The country has a good record of adhering to international treaties it has done with various global partners. The government of each party has adhered to the treaties done by previous governments, so there is a consistency in both rule of law and regulations.</w:t>
      </w:r>
    </w:p>
    <w:p w14:paraId="1C44886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Political Governance System – Based on the information provided in the Business Intelligence Software at SYSCO case study, it seems that the country have a stable political system. Sysco Bi can make strategies based on the stable political environment.</w:t>
      </w:r>
    </w:p>
    <w:p w14:paraId="0C3291F8"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Judiciary Independence – In the matter of commercial and business decisions, judiciary of the country is independent to a large extent. Business do face problem when the conflict is between public interest and proprietary technology similar to ruling in South Africa where government &amp; judiciary allowed generic AIDS drug irrespective of patents of global companies.</w:t>
      </w:r>
    </w:p>
    <w:p w14:paraId="0B169EC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lastRenderedPageBreak/>
        <w:t>- Government Regulations and Deregulations – The government is adhering to all the rules and regulations under World Trade Organization norms. There is consistency in both policy making and implementations of those policies.</w:t>
      </w:r>
    </w:p>
    <w:p w14:paraId="7DD6F1CA"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Unrest within the Country &amp; Chances of Civil Unrest – We don’t think that Sysco Bi business operations are facing any dangers from any kind of civil unrest or internal militant operations in the country.</w:t>
      </w:r>
    </w:p>
    <w:p w14:paraId="3A06D1FD"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32B29746" w14:textId="77777777" w:rsidR="008C3F80" w:rsidRPr="001A024A" w:rsidRDefault="008C3F80" w:rsidP="008C3F80">
      <w:pPr>
        <w:spacing w:line="240" w:lineRule="auto"/>
        <w:rPr>
          <w:rFonts w:ascii="Arial" w:eastAsia="Times New Roman" w:hAnsi="Arial" w:cs="Arial"/>
          <w:color w:val="000000" w:themeColor="text1"/>
          <w:szCs w:val="24"/>
          <w:lang w:eastAsia="en-IN"/>
        </w:rPr>
      </w:pPr>
      <w:r>
        <w:rPr>
          <w:rFonts w:ascii="Arial" w:eastAsia="Times New Roman" w:hAnsi="Arial" w:cs="Arial"/>
          <w:color w:val="000000" w:themeColor="text1"/>
          <w:szCs w:val="24"/>
          <w:lang w:eastAsia="en-IN"/>
        </w:rPr>
        <w:pict w14:anchorId="0142E994">
          <v:rect id="_x0000_i1025" style="width:0;height:0" o:hrstd="t" o:hrnoshade="t" o:hr="t" fillcolor="#212529" stroked="f"/>
        </w:pict>
      </w:r>
    </w:p>
    <w:p w14:paraId="08623365"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3A5A70CD"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Economic Factors in PESTEL / PEST Analysis</w:t>
      </w:r>
    </w:p>
    <w:p w14:paraId="3AA62A69"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13B5D1F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Economic factors of a country and region have a direct impact on the potential attractiveness of a given market. Some of the economic factors that Sysco Bi should evaluate both in the present market and one in which it wants to enter are – inflation rate, GDP growth rate, disposable income level etc.</w:t>
      </w:r>
    </w:p>
    <w:p w14:paraId="4145BA91"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2B13167B"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Economic Factors that Impact Business Intelligence Software at SYSCO</w:t>
      </w:r>
    </w:p>
    <w:p w14:paraId="1652434E"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6CECB9E9"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GDP Trend &amp; Rate of Economic Growth – The higher GDP growth rate signals growing demand in the economy. Sysco Bi can leverage this trend by expanding its product range and targeting new customers. One way to start is by closely mapping the changes in – consumer buying behavior and emerging value proposition.</w:t>
      </w:r>
    </w:p>
    <w:p w14:paraId="50A510C9"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Inflation Rate – The inflation rate can impact the demand of Sysco Bi products. Higher inflation may require Sysco Bi to continuously increase prices in line of inflation which could lead to lower levels brand loyalty and constant endeavors to manage costs. Cost Based Pricing could be a bad strategy under such conditions.</w:t>
      </w:r>
    </w:p>
    <w:p w14:paraId="6781D3A5"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Consumer Disposable Income – The household income of the country has increased constantly in the last decade and half, compare to the USA market where household income is still below 2007 levels and not increased in real terms since early 1980’s. Sysco Bi can leverage this trend to expand the market beyond its traditional customers by employing a differentiated marketing campaign.</w:t>
      </w:r>
    </w:p>
    <w:p w14:paraId="7AA15EF8"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Inequality Index / Ranking on Gini Index – Gini Index and level of inequality are a great barometer for harmony and development of a society. If there is huge income inequality in the society then the likelihood of conflict and crime increases. It can lead to uncertainty and suppression of consumption in both short term and long term.</w:t>
      </w:r>
    </w:p>
    <w:p w14:paraId="1BC53DD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lastRenderedPageBreak/>
        <w:t>- Demand Shifts from Goods Economy to Service Economy – The share of services in the economy is constantly increasing compare to the share of manufacturing, goods, and agriculture sector.</w:t>
      </w:r>
    </w:p>
    <w:p w14:paraId="78E3252B"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Price Fluctuations in both Local and International Markets – Compare to the level of quantitative easing in last decade the prices of Sysco Bi products and prices of overall products have remained sticky in the US market. Sysco Bi should consider the fact that at deficit levels of United States in an emerging economy can lead to rampant inflation and serious risks of currency depreciation.</w:t>
      </w:r>
    </w:p>
    <w:p w14:paraId="3D15D350"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Government Spending – As mentioned in the political factors, government of the country is running deficit budgets. The implication for Sysco Bi is that it can boost sales of its product in short run but also expose Sysco Bi to medium term forex and currency depreciation risks.</w:t>
      </w:r>
    </w:p>
    <w:p w14:paraId="09588519"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23F6CC2D" w14:textId="77777777" w:rsidR="008C3F80" w:rsidRPr="001A024A" w:rsidRDefault="008C3F80" w:rsidP="008C3F80">
      <w:pPr>
        <w:spacing w:line="240" w:lineRule="auto"/>
        <w:rPr>
          <w:rFonts w:ascii="Arial" w:eastAsia="Times New Roman" w:hAnsi="Arial" w:cs="Arial"/>
          <w:color w:val="000000" w:themeColor="text1"/>
          <w:szCs w:val="24"/>
          <w:lang w:eastAsia="en-IN"/>
        </w:rPr>
      </w:pPr>
      <w:r>
        <w:rPr>
          <w:rFonts w:ascii="Arial" w:eastAsia="Times New Roman" w:hAnsi="Arial" w:cs="Arial"/>
          <w:color w:val="000000" w:themeColor="text1"/>
          <w:szCs w:val="24"/>
          <w:lang w:eastAsia="en-IN"/>
        </w:rPr>
        <w:pict w14:anchorId="7F078EA1">
          <v:rect id="_x0000_i1026" style="width:0;height:0" o:hrstd="t" o:hrnoshade="t" o:hr="t" fillcolor="#212529" stroked="f"/>
        </w:pict>
      </w:r>
    </w:p>
    <w:p w14:paraId="4E03A7C0"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D473C93"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Social Factors in PESTEL / PEST Analysis</w:t>
      </w:r>
    </w:p>
    <w:p w14:paraId="30EBCCB6" w14:textId="77777777" w:rsidR="008C3F80" w:rsidRPr="001A024A" w:rsidRDefault="008C3F80" w:rsidP="008C3F80">
      <w:pPr>
        <w:spacing w:line="240" w:lineRule="auto"/>
        <w:rPr>
          <w:ins w:id="3" w:author="Unknown"/>
          <w:rFonts w:ascii="Arial" w:eastAsia="Times New Roman" w:hAnsi="Arial" w:cs="Arial"/>
          <w:color w:val="000000" w:themeColor="text1"/>
          <w:szCs w:val="24"/>
          <w:shd w:val="clear" w:color="auto" w:fill="FFFFFF"/>
          <w:lang w:eastAsia="en-IN"/>
        </w:rPr>
      </w:pPr>
      <w:r w:rsidRPr="001A024A">
        <w:rPr>
          <w:rFonts w:ascii="Arial" w:eastAsia="Times New Roman" w:hAnsi="Arial" w:cs="Arial"/>
          <w:color w:val="000000" w:themeColor="text1"/>
          <w:szCs w:val="24"/>
          <w:lang w:eastAsia="en-IN"/>
        </w:rPr>
        <w:br/>
      </w:r>
    </w:p>
    <w:p w14:paraId="61193EF4"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Social factors such as demography trends, power structure in the society, women participation in workforce etc have immense impact over not only the country's economy but also on workforce talent availability and level of consumer demand.</w:t>
      </w:r>
    </w:p>
    <w:p w14:paraId="2090F281"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3B40CDC"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Social Factors that Impact- Business Intelligence Software at SYSCO</w:t>
      </w:r>
    </w:p>
    <w:p w14:paraId="5D5E577F"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074F7B7B"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Immigration Policies and Level of Immigration – What are the immigration policies of the country, what is the level of immigration, and in which sectors immigration is encouraged. This will enable the Sysco Bi to determine – if required can it hire talent globally to work in that particular market.</w:t>
      </w:r>
    </w:p>
    <w:p w14:paraId="0F40D715"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Attitude towards Savings – The culture of saving in US and China is totally different where savings rate in China is around 30% , it is well below 15% in United States. This culture of consumption and savings impact both type of consumption and magnitude of consumption.</w:t>
      </w:r>
    </w:p>
    <w:p w14:paraId="4587F95A"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xml:space="preserve">- Power Structure in Society – Sysco Bi should carefully analyze both - What is the power structure in the society? How it impacts the demand in the economy. For example the power structure in US economy is slowly moving towards the older </w:t>
      </w:r>
      <w:r w:rsidRPr="001A024A">
        <w:rPr>
          <w:rFonts w:ascii="Arial" w:eastAsia="Times New Roman" w:hAnsi="Arial" w:cs="Arial"/>
          <w:color w:val="000000" w:themeColor="text1"/>
          <w:szCs w:val="24"/>
          <w:lang w:eastAsia="en-IN"/>
        </w:rPr>
        <w:lastRenderedPageBreak/>
        <w:t>generation as that generation has higher disposable income compare to the younger generation.</w:t>
      </w:r>
    </w:p>
    <w:p w14:paraId="0C75B86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Demographic Trend – The demographic trend is one of the key factors in demand forecasting of an economy. For example as the population of USA and EU is growing old the demand for products mostly catering to this segment will grow. Sysco Bi should consider demographic trends before new product developments and integrate features that cater to this segment. As population is ageing it will require less tech intensive products.</w:t>
      </w:r>
    </w:p>
    <w:p w14:paraId="1B31196C"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Types of Immigration &amp; Attitude towards Immigrants – Given the latest developments such as Brexit and Immigrant detention on Southern border of United States. Attitude towards immigration has come under sharp focus. Sysco Bi should have capabilities to navigate under this hyper sensitive environment.</w:t>
      </w:r>
    </w:p>
    <w:p w14:paraId="45A90652"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Attitude towards Authority – Various cultures in different part of the world have different attitude towards authority. In Asia authority is respected while in west it is something to rebel against. Sysco Bi should carefully analyze the attitude towards authority before launching a marketing campaign for its products and services.</w:t>
      </w:r>
    </w:p>
    <w:p w14:paraId="00645993"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Societal Norms and Hierarchy – What sort of hierarchy and norms are acceptable in society also influence the types and level of consumption in a society. In highly hierarchical societies the power of decision making often reside at the top</w:t>
      </w:r>
    </w:p>
    <w:p w14:paraId="24CD1174"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Level of Social Concerns &amp; Awareness in Society – Higher level of social concerns in the society often result higher consumer activism and pressure from non-governmental organizations, &amp; pressure groups.</w:t>
      </w:r>
    </w:p>
    <w:p w14:paraId="6A2359B2"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6934DF9F" w14:textId="77777777" w:rsidR="008C3F80" w:rsidRPr="001A024A" w:rsidRDefault="008C3F80" w:rsidP="008C3F80">
      <w:pPr>
        <w:spacing w:line="240" w:lineRule="auto"/>
        <w:rPr>
          <w:rFonts w:ascii="Arial" w:eastAsia="Times New Roman" w:hAnsi="Arial" w:cs="Arial"/>
          <w:color w:val="000000" w:themeColor="text1"/>
          <w:szCs w:val="24"/>
          <w:lang w:eastAsia="en-IN"/>
        </w:rPr>
      </w:pPr>
      <w:r>
        <w:rPr>
          <w:rFonts w:ascii="Arial" w:eastAsia="Times New Roman" w:hAnsi="Arial" w:cs="Arial"/>
          <w:color w:val="000000" w:themeColor="text1"/>
          <w:szCs w:val="24"/>
          <w:lang w:eastAsia="en-IN"/>
        </w:rPr>
        <w:pict w14:anchorId="5FF7BBB6">
          <v:rect id="_x0000_i1027" style="width:0;height:0" o:hrstd="t" o:hrnoshade="t" o:hr="t" fillcolor="#212529" stroked="f"/>
        </w:pict>
      </w:r>
    </w:p>
    <w:p w14:paraId="2C73CE6C"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1C2E225"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Technological Factors in PESTEL / PEST Analysis</w:t>
      </w:r>
    </w:p>
    <w:p w14:paraId="5C6A8845"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DFAAF61"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Technology is fast disrupting business models across various industries. Some of the technology trends that are impacting the macro environment are – developments in artificial intelligence, use of machine learning and big data analytics to predict consumer behavior, growing importance of platforms over service providers etc.</w:t>
      </w:r>
    </w:p>
    <w:p w14:paraId="15272729"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1A15FA62"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Technological Factors that Impact Business Intelligence Software at SYSCO</w:t>
      </w:r>
    </w:p>
    <w:p w14:paraId="583334B4"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3F79B296"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lastRenderedPageBreak/>
        <w:t>- Preparedness for 5G Related Infrastructure – Countries across the world are trying to prepare themselves to install 5G infrastructure. Sysco Bi should assess to what level the local market is prepared to roll out the 5G connectivity.</w:t>
      </w:r>
    </w:p>
    <w:p w14:paraId="3AC4EC20"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Property Rights &amp; Protection of Technology Oriented Assets – Sysco Bi should analyze the legal status of various property rights and intellectual property rights protections that are common in US.</w:t>
      </w:r>
    </w:p>
    <w:p w14:paraId="2FA353FA"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Empowerment of Supply Chain Partners – Sysco Bi should analyze areas where technology can empower supply chain partners. This can help Sysco Bi to bring in more transparency and make supply chain more flexible.</w:t>
      </w:r>
    </w:p>
    <w:p w14:paraId="27D97B2F"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Cost of Production and Trends – Sysco Bi should assess - What are the cost of production trends in the economy and level of automatization. We at EMBA Pro believe that in near future the sector most disrupted by technological innovation is manufacturing and production.</w:t>
      </w:r>
    </w:p>
    <w:p w14:paraId="5D5779FD"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Likelihood of Technology Disruption – If the country is hub of technology companies then there is a high chance of technology disruption among various industries. Sysco Bi has to assess whether it can live with the fast pace of technology disruption in its industry.</w:t>
      </w:r>
    </w:p>
    <w:p w14:paraId="7FEFB66C"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Intellectual Property Rights and Patents Protection – Before entering new market Sysco Bi should focus on the environment for intellectual property rights.</w:t>
      </w:r>
    </w:p>
    <w:p w14:paraId="2A36536F"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Level of Acceptance of Technology in the Society – Sysco Bi has to figure out the level of technology acceptance in the society before launching new products. Often companies enter the arena without requisite infrastructure to support the technology oriented model.</w:t>
      </w:r>
    </w:p>
    <w:p w14:paraId="012B8918"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Acceptance of Mobile Payments and Fintech Services – One of the areas where US are lacking behind China is Mobile Payments. Sysco Bi should assess what are preferred choice of mobile payments in local economy and chose the business model based on it.</w:t>
      </w:r>
    </w:p>
    <w:p w14:paraId="7E3700EE"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1F2BB8E7" w14:textId="77777777" w:rsidR="008C3F80" w:rsidRPr="001A024A" w:rsidRDefault="008C3F80" w:rsidP="008C3F80">
      <w:pPr>
        <w:spacing w:line="240" w:lineRule="auto"/>
        <w:rPr>
          <w:rFonts w:ascii="Arial" w:eastAsia="Times New Roman" w:hAnsi="Arial" w:cs="Arial"/>
          <w:color w:val="000000" w:themeColor="text1"/>
          <w:szCs w:val="24"/>
          <w:lang w:eastAsia="en-IN"/>
        </w:rPr>
      </w:pPr>
      <w:r>
        <w:rPr>
          <w:rFonts w:ascii="Arial" w:eastAsia="Times New Roman" w:hAnsi="Arial" w:cs="Arial"/>
          <w:color w:val="000000" w:themeColor="text1"/>
          <w:szCs w:val="24"/>
          <w:lang w:eastAsia="en-IN"/>
        </w:rPr>
        <w:pict w14:anchorId="3DE918D9">
          <v:rect id="_x0000_i1028" style="width:0;height:0" o:hrstd="t" o:hrnoshade="t" o:hr="t" fillcolor="#212529" stroked="f"/>
        </w:pict>
      </w:r>
    </w:p>
    <w:p w14:paraId="6B614078" w14:textId="77777777" w:rsidR="008C3F80" w:rsidRPr="001A024A" w:rsidRDefault="008C3F80" w:rsidP="008C3F80">
      <w:pPr>
        <w:spacing w:line="240" w:lineRule="auto"/>
        <w:rPr>
          <w:rFonts w:ascii="Arial" w:eastAsia="Times New Roman" w:hAnsi="Arial" w:cs="Arial"/>
          <w:b/>
          <w:bCs/>
          <w:color w:val="000000" w:themeColor="text1"/>
          <w:szCs w:val="24"/>
          <w:lang w:eastAsia="en-IN"/>
        </w:rPr>
      </w:pPr>
      <w:r w:rsidRPr="001A024A">
        <w:rPr>
          <w:rFonts w:ascii="Arial" w:eastAsia="Times New Roman" w:hAnsi="Arial" w:cs="Arial"/>
          <w:color w:val="000000" w:themeColor="text1"/>
          <w:szCs w:val="24"/>
          <w:lang w:eastAsia="en-IN"/>
        </w:rPr>
        <w:br/>
      </w:r>
    </w:p>
    <w:p w14:paraId="0CF33189"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Environmental Factors in PESTEL / PEST Analysis</w:t>
      </w:r>
    </w:p>
    <w:p w14:paraId="68C004A6"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297F30C5"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Environmental factors are fast gaining traction not only among consumers but also among regulators and policy makers. Climate change and changing ecosystem is leading to the extinction of more than 20% of species on the planet by the turn of this century.</w:t>
      </w:r>
    </w:p>
    <w:p w14:paraId="0F7EAE97"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lastRenderedPageBreak/>
        <w:br/>
      </w:r>
    </w:p>
    <w:p w14:paraId="09FC931A"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Environmental Factors that Impact Business Intelligence Software at SYSCO</w:t>
      </w:r>
    </w:p>
    <w:p w14:paraId="39A4016C"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63D74FD1"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Environmental Standards and Regulations both at National &amp; Local Levels – Often the environment policy at national and local level can be different. This can help Sysco Bi in numerous decisions such as plant location, product development, and pricing strategy.</w:t>
      </w:r>
    </w:p>
    <w:p w14:paraId="561DFEFC"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Influence of Climate Change – How climate change will impact Sysco Bi business model and supply chain. For example if the supply chain is not flexible it can lead to bottlenecks if shipments from one part of the world are delayed because of sudden climate shift.</w:t>
      </w:r>
    </w:p>
    <w:p w14:paraId="57CBDF44"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Influence and Effectiveness of Environmental Agencies – The role of environment standards enforcement agencies is critical in safeguarding norms. But often in emerging countries these agencies delay the process as a tactic to extract bribes. Sysco Bi should be aware of presence of such practices in a country.</w:t>
      </w:r>
    </w:p>
    <w:p w14:paraId="434105C0"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Focus &amp; Spending on Renewable Technologies – How much of the budget is spend on renewable energy sources and how Sysco Bi can make this investment as part of its competitive strategy.</w:t>
      </w:r>
    </w:p>
    <w:p w14:paraId="30866C9E"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Paris Climate Agreement and Commitment of National Government under the Agreement – What are the commitments of the country under the Paris Agreement and what is the general level of consensus regarding Paris Climate Agreement in the country. For example Trump not standing by US commitments created an environment of uncertainty.</w:t>
      </w:r>
    </w:p>
    <w:p w14:paraId="3001C962"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Recycle Policies – What are the recycle policies in prospective market and how Sysco Bi can adhere to those policies.</w:t>
      </w:r>
    </w:p>
    <w:p w14:paraId="4F97823A"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Waste Management – What is the policy of waste management in the prospective market and how Sysco Bi can adhere to the waste management requirements in that market.</w:t>
      </w:r>
    </w:p>
    <w:p w14:paraId="026BCBCF"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7C76646A" w14:textId="77777777" w:rsidR="008C3F80" w:rsidRPr="001A024A" w:rsidRDefault="008C3F80" w:rsidP="008C3F80">
      <w:pPr>
        <w:spacing w:line="240" w:lineRule="auto"/>
        <w:rPr>
          <w:rFonts w:ascii="Arial" w:eastAsia="Times New Roman" w:hAnsi="Arial" w:cs="Arial"/>
          <w:color w:val="000000" w:themeColor="text1"/>
          <w:szCs w:val="24"/>
          <w:lang w:eastAsia="en-IN"/>
        </w:rPr>
      </w:pPr>
      <w:r>
        <w:rPr>
          <w:rFonts w:ascii="Arial" w:eastAsia="Times New Roman" w:hAnsi="Arial" w:cs="Arial"/>
          <w:color w:val="000000" w:themeColor="text1"/>
          <w:szCs w:val="24"/>
          <w:lang w:eastAsia="en-IN"/>
        </w:rPr>
        <w:pict w14:anchorId="326B0D9B">
          <v:rect id="_x0000_i1029" style="width:0;height:0" o:hrstd="t" o:hrnoshade="t" o:hr="t" fillcolor="#212529" stroked="f"/>
        </w:pict>
      </w:r>
    </w:p>
    <w:p w14:paraId="64F73AC2" w14:textId="77777777" w:rsidR="008C3F80" w:rsidRPr="001A024A" w:rsidRDefault="008C3F80" w:rsidP="008C3F80">
      <w:pPr>
        <w:spacing w:line="240" w:lineRule="auto"/>
        <w:rPr>
          <w:ins w:id="4" w:author="Unknown"/>
          <w:rFonts w:ascii="Arial" w:eastAsia="Times New Roman" w:hAnsi="Arial" w:cs="Arial"/>
          <w:b/>
          <w:bCs/>
          <w:color w:val="000000" w:themeColor="text1"/>
          <w:szCs w:val="24"/>
          <w:shd w:val="clear" w:color="auto" w:fill="FFFFFF"/>
          <w:lang w:eastAsia="en-IN"/>
        </w:rPr>
      </w:pPr>
      <w:r w:rsidRPr="001A024A">
        <w:rPr>
          <w:rFonts w:ascii="Arial" w:eastAsia="Times New Roman" w:hAnsi="Arial" w:cs="Arial"/>
          <w:color w:val="000000" w:themeColor="text1"/>
          <w:szCs w:val="24"/>
          <w:lang w:eastAsia="en-IN"/>
        </w:rPr>
        <w:br/>
      </w:r>
    </w:p>
    <w:p w14:paraId="7B9605CE" w14:textId="77777777" w:rsidR="008C3F80" w:rsidRPr="001A024A" w:rsidRDefault="008C3F80" w:rsidP="008C3F80">
      <w:pPr>
        <w:shd w:val="clear" w:color="auto" w:fill="FFFFFF"/>
        <w:spacing w:after="100" w:afterAutospacing="1" w:line="240" w:lineRule="auto"/>
        <w:outlineLvl w:val="3"/>
        <w:rPr>
          <w:rFonts w:ascii="Arial" w:eastAsia="Times New Roman" w:hAnsi="Arial" w:cs="Arial"/>
          <w:b/>
          <w:bCs/>
          <w:color w:val="000000" w:themeColor="text1"/>
          <w:szCs w:val="24"/>
          <w:lang w:eastAsia="en-IN"/>
        </w:rPr>
      </w:pPr>
      <w:r w:rsidRPr="001A024A">
        <w:rPr>
          <w:rFonts w:ascii="Arial" w:eastAsia="Times New Roman" w:hAnsi="Arial" w:cs="Arial"/>
          <w:b/>
          <w:bCs/>
          <w:color w:val="000000" w:themeColor="text1"/>
          <w:szCs w:val="24"/>
          <w:lang w:eastAsia="en-IN"/>
        </w:rPr>
        <w:t>What are Legal Factors in PESTEL / PEST Analysis</w:t>
      </w:r>
    </w:p>
    <w:p w14:paraId="4569AE2A"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024B64B1"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lastRenderedPageBreak/>
        <w:t>Legal factors often govern – conditions to enter the market, laws to operate in the market, and procedure to resolve any dispute with other stakeholders. If the legal system is not strong then Sysco Bi can face numerous challenges – from consumer petitions to shakedowns from authorities.</w:t>
      </w:r>
    </w:p>
    <w:p w14:paraId="21628F34"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5D1C7A82" w14:textId="77777777" w:rsidR="008C3F80" w:rsidRPr="001A024A" w:rsidRDefault="008C3F80" w:rsidP="008C3F80">
      <w:pPr>
        <w:shd w:val="clear" w:color="auto" w:fill="FFFFFF"/>
        <w:spacing w:after="100" w:afterAutospacing="1" w:line="240" w:lineRule="auto"/>
        <w:outlineLvl w:val="1"/>
        <w:rPr>
          <w:rFonts w:ascii="Arial" w:eastAsia="Times New Roman" w:hAnsi="Arial" w:cs="Arial"/>
          <w:color w:val="000000" w:themeColor="text1"/>
          <w:sz w:val="36"/>
          <w:szCs w:val="36"/>
          <w:lang w:eastAsia="en-IN"/>
        </w:rPr>
      </w:pPr>
      <w:r w:rsidRPr="001A024A">
        <w:rPr>
          <w:rFonts w:ascii="Arial" w:eastAsia="Times New Roman" w:hAnsi="Arial" w:cs="Arial"/>
          <w:color w:val="000000" w:themeColor="text1"/>
          <w:sz w:val="36"/>
          <w:szCs w:val="36"/>
          <w:lang w:eastAsia="en-IN"/>
        </w:rPr>
        <w:t>Legal Factors that Impact Business Intelligence Software at SYSCO</w:t>
      </w:r>
    </w:p>
    <w:p w14:paraId="2894BC0C" w14:textId="77777777" w:rsidR="008C3F80" w:rsidRPr="001A024A" w:rsidRDefault="008C3F80" w:rsidP="008C3F80">
      <w:pPr>
        <w:spacing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br/>
      </w:r>
    </w:p>
    <w:p w14:paraId="6CFEE4A2"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Independence of Judiciary and Relative Influence of Government – The judiciary independence often reflect both strength and credibility of the institutions in the country.</w:t>
      </w:r>
    </w:p>
    <w:p w14:paraId="0996179C"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Securities Law – What are the securities law in the country and what are the conditions to list the company on national or regional stock exchange.</w:t>
      </w:r>
    </w:p>
    <w:p w14:paraId="5E147FC8"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Health &amp; Safety Laws – What are the health and safety laws in the country and what Sysco Bi needs to do to comply with them. Different countries have different attitude towards health and safety so it is better for Sysco Bi to conduct a thorough research before entering the market.</w:t>
      </w:r>
    </w:p>
    <w:p w14:paraId="5376F9C4"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Business Laws – Before entering into new market – Sysco Bi has to assess what are the business laws and how they are different from home market.</w:t>
      </w:r>
    </w:p>
    <w:p w14:paraId="1658B371"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Employment Laws – What are the employment laws in the country and are they consistent with the business model of Sysco Bi. For example Uber employment system is not consistent with French laws and it is facing challenges in the country.</w:t>
      </w:r>
    </w:p>
    <w:p w14:paraId="63E8A45B"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Consumer Protection Laws – Sysco Bi needs to know what are the consumer laws, what is the rate of enforcement, what is the attitude of authorities towards consumer protection laws, and what is the role activist groups in enforcement of consumer protection laws.</w:t>
      </w:r>
    </w:p>
    <w:p w14:paraId="6EF61AA3" w14:textId="77777777" w:rsidR="008C3F80" w:rsidRPr="001A024A" w:rsidRDefault="008C3F80" w:rsidP="008C3F80">
      <w:pPr>
        <w:shd w:val="clear" w:color="auto" w:fill="FFFFFF"/>
        <w:spacing w:after="100" w:afterAutospacing="1" w:line="240" w:lineRule="auto"/>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Adherence to Common Law – Is the country following common law which is uniform for all parties – whether domestic or international. If there is arbitrariness in the judicial process then Sysco Bi can’t be sure of the judgments.</w:t>
      </w:r>
    </w:p>
    <w:p w14:paraId="7268C869" w14:textId="77777777" w:rsidR="008C3F80" w:rsidRPr="001A024A" w:rsidRDefault="008C3F80" w:rsidP="008C3F80">
      <w:pPr>
        <w:rPr>
          <w:rFonts w:ascii="Arial" w:hAnsi="Arial" w:cs="Arial"/>
          <w:color w:val="000000" w:themeColor="text1"/>
        </w:rPr>
      </w:pPr>
    </w:p>
    <w:p w14:paraId="38DD653F" w14:textId="77777777" w:rsidR="008C3F80" w:rsidRPr="001A024A" w:rsidRDefault="008C3F80" w:rsidP="008C3F80">
      <w:pPr>
        <w:rPr>
          <w:rFonts w:ascii="Arial" w:hAnsi="Arial" w:cs="Arial"/>
          <w:color w:val="000000" w:themeColor="text1"/>
        </w:rPr>
      </w:pPr>
    </w:p>
    <w:p w14:paraId="2081FA87" w14:textId="77777777" w:rsidR="008C3F80" w:rsidRPr="001A024A" w:rsidRDefault="008C3F80" w:rsidP="008C3F80">
      <w:pPr>
        <w:rPr>
          <w:rFonts w:ascii="Arial" w:hAnsi="Arial" w:cs="Arial"/>
          <w:color w:val="000000" w:themeColor="text1"/>
        </w:rPr>
      </w:pPr>
    </w:p>
    <w:p w14:paraId="3574E250" w14:textId="77777777" w:rsidR="008C3F80" w:rsidRPr="001A024A" w:rsidRDefault="008C3F80" w:rsidP="008C3F80">
      <w:pPr>
        <w:rPr>
          <w:rFonts w:ascii="Arial" w:hAnsi="Arial" w:cs="Arial"/>
          <w:color w:val="000000" w:themeColor="text1"/>
        </w:rPr>
      </w:pPr>
    </w:p>
    <w:p w14:paraId="601AE5A9" w14:textId="77777777" w:rsidR="008C3F80" w:rsidRPr="001A024A" w:rsidRDefault="008C3F80" w:rsidP="008C3F80">
      <w:pPr>
        <w:rPr>
          <w:rFonts w:ascii="Arial" w:hAnsi="Arial" w:cs="Arial"/>
          <w:color w:val="000000" w:themeColor="text1"/>
        </w:rPr>
      </w:pPr>
    </w:p>
    <w:p w14:paraId="02E972FE" w14:textId="77777777" w:rsidR="008C3F80" w:rsidRPr="001A024A" w:rsidRDefault="008C3F80" w:rsidP="008C3F80">
      <w:pPr>
        <w:rPr>
          <w:rFonts w:ascii="Arial" w:hAnsi="Arial" w:cs="Arial"/>
          <w:color w:val="000000" w:themeColor="text1"/>
        </w:rPr>
      </w:pPr>
    </w:p>
    <w:p w14:paraId="50ED31A5" w14:textId="77777777" w:rsidR="008C3F80" w:rsidRPr="001A024A" w:rsidRDefault="008C3F80" w:rsidP="008C3F80">
      <w:pPr>
        <w:tabs>
          <w:tab w:val="left" w:pos="3600"/>
        </w:tabs>
        <w:rPr>
          <w:rFonts w:ascii="Arial" w:hAnsi="Arial" w:cs="Arial"/>
          <w:b/>
          <w:color w:val="000000" w:themeColor="text1"/>
          <w:sz w:val="28"/>
          <w:szCs w:val="28"/>
        </w:rPr>
      </w:pPr>
      <w:r w:rsidRPr="001A024A">
        <w:rPr>
          <w:rFonts w:ascii="Arial" w:hAnsi="Arial" w:cs="Arial"/>
          <w:color w:val="000000" w:themeColor="text1"/>
        </w:rPr>
        <w:lastRenderedPageBreak/>
        <w:tab/>
      </w:r>
    </w:p>
    <w:p w14:paraId="369669B3" w14:textId="77777777" w:rsidR="008C3F80" w:rsidRPr="001A024A" w:rsidRDefault="008C3F80" w:rsidP="008C3F80">
      <w:pPr>
        <w:jc w:val="center"/>
        <w:rPr>
          <w:rFonts w:ascii="Arial" w:hAnsi="Arial" w:cs="Arial"/>
          <w:color w:val="000000" w:themeColor="text1"/>
        </w:rPr>
      </w:pPr>
      <w:r w:rsidRPr="001A024A">
        <w:rPr>
          <w:rFonts w:ascii="Arial" w:hAnsi="Arial" w:cs="Arial"/>
          <w:b/>
          <w:color w:val="000000" w:themeColor="text1"/>
          <w:sz w:val="28"/>
          <w:szCs w:val="28"/>
        </w:rPr>
        <w:t>Chapter 4</w:t>
      </w:r>
    </w:p>
    <w:p w14:paraId="4361D1F1"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Company Analysis</w:t>
      </w:r>
    </w:p>
    <w:p w14:paraId="1ABFE332" w14:textId="77777777" w:rsidR="008C3F80" w:rsidRPr="001A024A" w:rsidRDefault="008C3F80" w:rsidP="008C3F80">
      <w:pPr>
        <w:jc w:val="center"/>
        <w:rPr>
          <w:rFonts w:ascii="Arial" w:hAnsi="Arial" w:cs="Arial"/>
          <w:b/>
          <w:bCs/>
          <w:color w:val="000000" w:themeColor="text1"/>
          <w:sz w:val="28"/>
          <w:szCs w:val="28"/>
        </w:rPr>
      </w:pPr>
      <w:r w:rsidRPr="001A024A">
        <w:rPr>
          <w:rFonts w:ascii="Arial" w:hAnsi="Arial" w:cs="Arial"/>
          <w:b/>
          <w:bCs/>
          <w:color w:val="000000" w:themeColor="text1"/>
          <w:sz w:val="38"/>
          <w:szCs w:val="38"/>
        </w:rPr>
        <w:t>What is the Business Intelligence Model (BIM)</w:t>
      </w:r>
    </w:p>
    <w:p w14:paraId="4E7BA412" w14:textId="77777777" w:rsidR="008C3F80" w:rsidRPr="001A024A" w:rsidRDefault="008C3F80" w:rsidP="008C3F80">
      <w:pPr>
        <w:pStyle w:val="NormalWeb"/>
        <w:shd w:val="clear" w:color="auto" w:fill="FFFFFF"/>
        <w:spacing w:before="0" w:beforeAutospacing="0" w:after="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Business Intelligence Model (BIM) is a model that offers opportunities for businesses to transform raw data into meaningful and useful information, in order to build an effective </w:t>
      </w:r>
      <w:hyperlink r:id="rId10" w:history="1">
        <w:r w:rsidRPr="001A024A">
          <w:rPr>
            <w:rStyle w:val="Hyperlink"/>
            <w:rFonts w:ascii="Arial" w:eastAsiaTheme="majorEastAsia" w:hAnsi="Arial" w:cs="Arial"/>
            <w:color w:val="000000" w:themeColor="text1"/>
            <w:sz w:val="26"/>
            <w:szCs w:val="26"/>
            <w:bdr w:val="none" w:sz="0" w:space="0" w:color="auto" w:frame="1"/>
          </w:rPr>
          <w:t>strategic plan</w:t>
        </w:r>
      </w:hyperlink>
      <w:r w:rsidRPr="001A024A">
        <w:rPr>
          <w:rFonts w:ascii="Arial" w:hAnsi="Arial" w:cs="Arial"/>
          <w:color w:val="000000" w:themeColor="text1"/>
          <w:sz w:val="26"/>
          <w:szCs w:val="26"/>
        </w:rPr>
        <w:t>, as well as create tactical and operational insights for decision-making within a given timeframe.</w:t>
      </w:r>
    </w:p>
    <w:p w14:paraId="78521523"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In the end, this knowledge needs to get to the right people, at the right moment, and via the right channel. Organisations collect large quantities of information. These are often raw data, such as facts and large data chains.</w:t>
      </w:r>
    </w:p>
    <w:p w14:paraId="0001CE50"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This information, data, needs to be processed and interpreted because it opens up new opportunities within the organisation, which may result in a competitive advantage.</w:t>
      </w:r>
    </w:p>
    <w:p w14:paraId="60548A6F" w14:textId="77777777" w:rsidR="008C3F80" w:rsidRPr="001A024A" w:rsidRDefault="008C3F80" w:rsidP="008C3F80">
      <w:pPr>
        <w:pStyle w:val="NormalWeb"/>
        <w:shd w:val="clear" w:color="auto" w:fill="FFFFFF"/>
        <w:spacing w:before="0" w:beforeAutospacing="0" w:after="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purpose of Business Intelligence (BI) depends on the strategy of the organisation. This is often derived from the business goal or </w:t>
      </w:r>
      <w:hyperlink r:id="rId11" w:history="1">
        <w:r w:rsidRPr="001A024A">
          <w:rPr>
            <w:rStyle w:val="Hyperlink"/>
            <w:rFonts w:ascii="Arial" w:eastAsiaTheme="majorEastAsia" w:hAnsi="Arial" w:cs="Arial"/>
            <w:color w:val="000000" w:themeColor="text1"/>
            <w:sz w:val="26"/>
            <w:szCs w:val="26"/>
            <w:bdr w:val="none" w:sz="0" w:space="0" w:color="auto" w:frame="1"/>
          </w:rPr>
          <w:t>mission statement</w:t>
        </w:r>
      </w:hyperlink>
      <w:r w:rsidRPr="001A024A">
        <w:rPr>
          <w:rFonts w:ascii="Arial" w:hAnsi="Arial" w:cs="Arial"/>
          <w:color w:val="000000" w:themeColor="text1"/>
          <w:sz w:val="26"/>
          <w:szCs w:val="26"/>
        </w:rPr>
        <w:t>.</w:t>
      </w:r>
    </w:p>
    <w:p w14:paraId="264FA715"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Richard Millar Devens presented the term Business Intelligence (BI) to the Cyclopaedia of Commercial and Business Anecdotes in 1865. Later, in 1958, IBM computer scientist Hans Peter Luhn published an article about the potential of BI through the use of technology.</w:t>
      </w:r>
    </w:p>
    <w:p w14:paraId="58C9A167" w14:textId="77777777" w:rsidR="008C3F80" w:rsidRPr="001A024A" w:rsidRDefault="008C3F80" w:rsidP="008C3F80">
      <w:pPr>
        <w:pStyle w:val="Heading2"/>
        <w:shd w:val="clear" w:color="auto" w:fill="FFFFFF"/>
        <w:spacing w:before="0" w:after="300" w:line="264" w:lineRule="atLeast"/>
        <w:textAlignment w:val="baseline"/>
        <w:rPr>
          <w:rFonts w:ascii="Arial" w:hAnsi="Arial" w:cs="Arial"/>
          <w:color w:val="000000" w:themeColor="text1"/>
          <w:sz w:val="38"/>
          <w:szCs w:val="38"/>
        </w:rPr>
      </w:pPr>
      <w:r w:rsidRPr="001A024A">
        <w:rPr>
          <w:rFonts w:ascii="Arial" w:hAnsi="Arial" w:cs="Arial"/>
          <w:color w:val="000000" w:themeColor="text1"/>
          <w:sz w:val="38"/>
          <w:szCs w:val="38"/>
        </w:rPr>
        <w:t>Business Intelligence Applications and Tools</w:t>
      </w:r>
    </w:p>
    <w:p w14:paraId="4A41BEEA"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Business Intelligence (BI) is not a product or system in itself. More often, the Business Intelligence Model (BIM) is referred to as an architecture that includes a collection of integrated applications and databases which support operations and the decision-making process.</w:t>
      </w:r>
    </w:p>
    <w:p w14:paraId="5745F052" w14:textId="77777777" w:rsidR="008C3F80" w:rsidRPr="001A024A" w:rsidRDefault="008C3F80" w:rsidP="008C3F80">
      <w:pPr>
        <w:pStyle w:val="NormalWeb"/>
        <w:shd w:val="clear" w:color="auto" w:fill="FFFFFF"/>
        <w:spacing w:before="0" w:beforeAutospacing="0" w:after="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These provide the business world with easy access to business and market data. Such </w:t>
      </w:r>
      <w:hyperlink r:id="rId12" w:tgtFrame="_blank" w:history="1">
        <w:r w:rsidRPr="001A024A">
          <w:rPr>
            <w:rStyle w:val="Hyperlink"/>
            <w:rFonts w:ascii="Arial" w:eastAsiaTheme="majorEastAsia" w:hAnsi="Arial" w:cs="Arial"/>
            <w:color w:val="000000" w:themeColor="text1"/>
            <w:sz w:val="26"/>
            <w:szCs w:val="26"/>
            <w:bdr w:val="none" w:sz="0" w:space="0" w:color="auto" w:frame="1"/>
          </w:rPr>
          <w:t>Business Intelligence applications</w:t>
        </w:r>
      </w:hyperlink>
      <w:r w:rsidRPr="001A024A">
        <w:rPr>
          <w:rFonts w:ascii="Arial" w:hAnsi="Arial" w:cs="Arial"/>
          <w:color w:val="000000" w:themeColor="text1"/>
          <w:sz w:val="26"/>
          <w:szCs w:val="26"/>
        </w:rPr>
        <w:t> support activity and decision support systems (DSS), systems, reports, online analytical processing (OLAP), static data analyses, prognosis, and data mining.</w:t>
      </w:r>
    </w:p>
    <w:p w14:paraId="31216769" w14:textId="77777777" w:rsidR="008C3F80" w:rsidRPr="001A024A" w:rsidRDefault="008C3F80" w:rsidP="008C3F80">
      <w:pPr>
        <w:pStyle w:val="NormalWeb"/>
        <w:shd w:val="clear" w:color="auto" w:fill="FFFFFF"/>
        <w:spacing w:before="0" w:beforeAutospacing="0" w:after="0" w:afterAutospacing="0"/>
        <w:textAlignment w:val="baseline"/>
        <w:rPr>
          <w:rFonts w:ascii="Arial" w:hAnsi="Arial" w:cs="Arial"/>
          <w:color w:val="000000" w:themeColor="text1"/>
          <w:sz w:val="26"/>
          <w:szCs w:val="26"/>
        </w:rPr>
      </w:pPr>
    </w:p>
    <w:p w14:paraId="6988F704" w14:textId="77777777" w:rsidR="008C3F80" w:rsidRPr="001A024A" w:rsidRDefault="008C3F80" w:rsidP="008C3F80">
      <w:pPr>
        <w:pStyle w:val="Heading3"/>
        <w:shd w:val="clear" w:color="auto" w:fill="FFFFFF"/>
        <w:spacing w:before="0" w:after="300" w:line="264" w:lineRule="atLeast"/>
        <w:textAlignment w:val="baseline"/>
        <w:rPr>
          <w:rFonts w:ascii="Arial" w:hAnsi="Arial" w:cs="Arial"/>
          <w:color w:val="000000" w:themeColor="text1"/>
          <w:sz w:val="33"/>
          <w:szCs w:val="33"/>
        </w:rPr>
      </w:pPr>
      <w:r w:rsidRPr="001A024A">
        <w:rPr>
          <w:rFonts w:ascii="Arial" w:hAnsi="Arial" w:cs="Arial"/>
          <w:color w:val="000000" w:themeColor="text1"/>
          <w:sz w:val="33"/>
          <w:szCs w:val="33"/>
        </w:rPr>
        <w:t>DSS</w:t>
      </w:r>
    </w:p>
    <w:p w14:paraId="4679466B"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Decision Support System (DSS) is a computer support system used by managers and planners for decision-making. DSS combines human thinking and modelling systems in order to make well-informed and considered decisions.</w:t>
      </w:r>
    </w:p>
    <w:p w14:paraId="358F5B47"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lastRenderedPageBreak/>
        <w:t>For instance, DSS is used in logistical solutions. A business with a large inventory list can use DSS to generate movement in the supply chain.</w:t>
      </w:r>
    </w:p>
    <w:p w14:paraId="57AD758E" w14:textId="77777777" w:rsidR="008C3F80" w:rsidRPr="001A024A" w:rsidRDefault="008C3F80" w:rsidP="008C3F80">
      <w:pPr>
        <w:pStyle w:val="Heading3"/>
        <w:shd w:val="clear" w:color="auto" w:fill="FFFFFF"/>
        <w:spacing w:before="0" w:after="300" w:line="264" w:lineRule="atLeast"/>
        <w:textAlignment w:val="baseline"/>
        <w:rPr>
          <w:rFonts w:ascii="Arial" w:hAnsi="Arial" w:cs="Arial"/>
          <w:color w:val="000000" w:themeColor="text1"/>
          <w:sz w:val="33"/>
          <w:szCs w:val="33"/>
        </w:rPr>
      </w:pPr>
      <w:r w:rsidRPr="001A024A">
        <w:rPr>
          <w:rFonts w:ascii="Arial" w:hAnsi="Arial" w:cs="Arial"/>
          <w:color w:val="000000" w:themeColor="text1"/>
          <w:sz w:val="33"/>
          <w:szCs w:val="33"/>
        </w:rPr>
        <w:t>OLAP</w:t>
      </w:r>
    </w:p>
    <w:p w14:paraId="34839C5B"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Online Analytical Processing (OLAP) is another effective IT solution that is much used in the decision-making process of the business world. With this system, it is possible to quickly make calculations for analyses and reporting, two important elements in the decision-making process.</w:t>
      </w:r>
    </w:p>
    <w:p w14:paraId="38122BBF"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system has access to centralised business data which it rapidly analyses. The insights formed here are used in the decision-making process. Applications such as DSS and OLAP also appear in the Business Intelligence Model (BIM).</w:t>
      </w:r>
    </w:p>
    <w:p w14:paraId="2C250C50"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OLAP, not to be confused with OLTP, is often accompanied by huge quantities of data, Big Data. Think of bank employees who analyse what the online banking behaviour of their customers looks like.</w:t>
      </w:r>
    </w:p>
    <w:p w14:paraId="24562F4F"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OLAP first requests data from the bank accounts of all customers, analyses user activity, and then presents the insights in a uncomplicated way.</w:t>
      </w:r>
    </w:p>
    <w:p w14:paraId="19619FCD" w14:textId="77777777" w:rsidR="008C3F80" w:rsidRPr="001A024A" w:rsidRDefault="008C3F80" w:rsidP="008C3F80">
      <w:pPr>
        <w:pStyle w:val="Heading3"/>
        <w:shd w:val="clear" w:color="auto" w:fill="FFFFFF"/>
        <w:spacing w:before="0" w:after="300" w:line="264" w:lineRule="atLeast"/>
        <w:textAlignment w:val="baseline"/>
        <w:rPr>
          <w:rFonts w:ascii="Arial" w:hAnsi="Arial" w:cs="Arial"/>
          <w:color w:val="000000" w:themeColor="text1"/>
          <w:sz w:val="33"/>
          <w:szCs w:val="33"/>
        </w:rPr>
      </w:pPr>
      <w:r w:rsidRPr="001A024A">
        <w:rPr>
          <w:rFonts w:ascii="Arial" w:hAnsi="Arial" w:cs="Arial"/>
          <w:color w:val="000000" w:themeColor="text1"/>
          <w:sz w:val="33"/>
          <w:szCs w:val="33"/>
        </w:rPr>
        <w:t>Data Warehouses</w:t>
      </w:r>
    </w:p>
    <w:p w14:paraId="513C347E"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software needs to access a lot of data, centralised or decentralised, for the use described above. Data comes in different shapes and sizes.</w:t>
      </w:r>
    </w:p>
    <w:p w14:paraId="0DB6A862"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Some data comes from systems, other comes from a database that was managed by a certain department, etc. It often concerns automatically generated reports, or manually kept lists in Excel.</w:t>
      </w:r>
    </w:p>
    <w:p w14:paraId="33666C94" w14:textId="77777777" w:rsidR="008C3F80" w:rsidRPr="001A024A" w:rsidRDefault="008C3F80" w:rsidP="008C3F80">
      <w:pPr>
        <w:pStyle w:val="Heading2"/>
        <w:shd w:val="clear" w:color="auto" w:fill="FFFFFF"/>
        <w:spacing w:before="0" w:after="300" w:line="264" w:lineRule="atLeast"/>
        <w:textAlignment w:val="baseline"/>
        <w:rPr>
          <w:rFonts w:ascii="Arial" w:hAnsi="Arial" w:cs="Arial"/>
          <w:color w:val="000000" w:themeColor="text1"/>
          <w:sz w:val="38"/>
          <w:szCs w:val="38"/>
        </w:rPr>
      </w:pPr>
      <w:r w:rsidRPr="001A024A">
        <w:rPr>
          <w:rFonts w:ascii="Arial" w:hAnsi="Arial" w:cs="Arial"/>
          <w:color w:val="000000" w:themeColor="text1"/>
          <w:sz w:val="38"/>
          <w:szCs w:val="38"/>
        </w:rPr>
        <w:t xml:space="preserve">Business Intelligence Model (BIM) </w:t>
      </w:r>
    </w:p>
    <w:p w14:paraId="7B602D59"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Business Intelligence (BI) is often considered to be more difficult than it really is. Naturally, the collecting and processing of business or market sensitive information is a delicate process, but it becomes easier with the six-step roadmap from the Business Intelligence Model (BIM).</w:t>
      </w:r>
    </w:p>
    <w:p w14:paraId="33B8A964"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noProof/>
          <w:color w:val="000000" w:themeColor="text1"/>
          <w:sz w:val="26"/>
          <w:szCs w:val="26"/>
        </w:rPr>
        <w:lastRenderedPageBreak/>
        <w:drawing>
          <wp:inline distT="0" distB="0" distL="0" distR="0" wp14:anchorId="7745F7B6" wp14:editId="523CED50">
            <wp:extent cx="5731510" cy="4298950"/>
            <wp:effectExtent l="0" t="0" r="2540" b="6350"/>
            <wp:docPr id="4" name="Picture 4" descr="Business Intelligence Model (BIM) roadmap - tools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iness Intelligence Model (BIM) roadmap - toolshe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E47371F" w14:textId="77777777" w:rsidR="008C3F80" w:rsidRPr="001A024A" w:rsidRDefault="008C3F80" w:rsidP="008C3F80">
      <w:pPr>
        <w:pStyle w:val="Heading3"/>
        <w:numPr>
          <w:ilvl w:val="0"/>
          <w:numId w:val="0"/>
        </w:numPr>
        <w:shd w:val="clear" w:color="auto" w:fill="FFFFFF"/>
        <w:spacing w:before="0" w:after="300" w:line="264" w:lineRule="atLeast"/>
        <w:textAlignment w:val="baseline"/>
        <w:rPr>
          <w:rFonts w:ascii="Arial" w:hAnsi="Arial" w:cs="Arial"/>
          <w:color w:val="000000" w:themeColor="text1"/>
          <w:sz w:val="33"/>
          <w:szCs w:val="33"/>
        </w:rPr>
      </w:pPr>
      <w:r w:rsidRPr="001A024A">
        <w:rPr>
          <w:rFonts w:ascii="Arial" w:hAnsi="Arial" w:cs="Arial"/>
          <w:color w:val="000000" w:themeColor="text1"/>
          <w:sz w:val="33"/>
          <w:szCs w:val="33"/>
        </w:rPr>
        <w:t>1. Collection and Input</w:t>
      </w:r>
    </w:p>
    <w:p w14:paraId="1D1A7947"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first step is collecting the data and connecting them to the Business Intelligence (BI) system. Depending on which system is used, the system can be ordered to get as much relevant data from a centralised database as possible, but Excel documents can also be added. There is a high diversity in types of sources and data and those all have their own way of requesting and input.</w:t>
      </w:r>
    </w:p>
    <w:p w14:paraId="1BAB6A8B" w14:textId="77777777" w:rsidR="008C3F80" w:rsidRPr="001A024A" w:rsidRDefault="008C3F80" w:rsidP="008C3F80">
      <w:pPr>
        <w:pStyle w:val="Heading3"/>
        <w:numPr>
          <w:ilvl w:val="0"/>
          <w:numId w:val="0"/>
        </w:numPr>
        <w:shd w:val="clear" w:color="auto" w:fill="FFFFFF"/>
        <w:spacing w:before="0" w:after="300" w:line="264" w:lineRule="atLeast"/>
        <w:ind w:left="720" w:hanging="720"/>
        <w:textAlignment w:val="baseline"/>
        <w:rPr>
          <w:rFonts w:ascii="Arial" w:hAnsi="Arial" w:cs="Arial"/>
          <w:color w:val="000000" w:themeColor="text1"/>
          <w:sz w:val="33"/>
          <w:szCs w:val="33"/>
        </w:rPr>
      </w:pPr>
      <w:r w:rsidRPr="001A024A">
        <w:rPr>
          <w:rFonts w:ascii="Arial" w:hAnsi="Arial" w:cs="Arial"/>
          <w:color w:val="000000" w:themeColor="text1"/>
          <w:sz w:val="33"/>
          <w:szCs w:val="33"/>
        </w:rPr>
        <w:t>2. Preparation</w:t>
      </w:r>
    </w:p>
    <w:p w14:paraId="1A23107E"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Following input, not all data is available in the correct format. This is especially the case when multiple types of data, for example qualitative and quantitative information, are to be used together.</w:t>
      </w:r>
    </w:p>
    <w:p w14:paraId="4E3C7BE1"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This means the data must often be prepared for the analysis. This happens in the preparation phase. Here, raw data is transformed into a clear collection of data.</w:t>
      </w:r>
    </w:p>
    <w:p w14:paraId="016932DF"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 xml:space="preserve">This phase generally takes a lot of time, but it is essential for reliable and efficient analysis. Raw data can be logged in statistical software like IBM’s </w:t>
      </w:r>
      <w:r w:rsidRPr="001A024A">
        <w:rPr>
          <w:rFonts w:ascii="Arial" w:hAnsi="Arial" w:cs="Arial"/>
          <w:color w:val="000000" w:themeColor="text1"/>
          <w:sz w:val="26"/>
          <w:szCs w:val="26"/>
        </w:rPr>
        <w:lastRenderedPageBreak/>
        <w:t>SPSS, which cleans it and divides it into categories. If the data sets are large, as is the case with Big Data, other, advanced technologies are needed.</w:t>
      </w:r>
    </w:p>
    <w:p w14:paraId="3BD1371B" w14:textId="77777777" w:rsidR="008C3F80" w:rsidRPr="001A024A" w:rsidRDefault="008C3F80" w:rsidP="008C3F80">
      <w:pPr>
        <w:pStyle w:val="Heading3"/>
        <w:numPr>
          <w:ilvl w:val="0"/>
          <w:numId w:val="0"/>
        </w:numPr>
        <w:shd w:val="clear" w:color="auto" w:fill="FFFFFF"/>
        <w:spacing w:before="0" w:after="300" w:line="264" w:lineRule="atLeast"/>
        <w:ind w:left="720" w:hanging="720"/>
        <w:textAlignment w:val="baseline"/>
        <w:rPr>
          <w:rFonts w:ascii="Arial" w:hAnsi="Arial" w:cs="Arial"/>
          <w:color w:val="000000" w:themeColor="text1"/>
          <w:sz w:val="33"/>
          <w:szCs w:val="33"/>
        </w:rPr>
      </w:pPr>
      <w:r w:rsidRPr="001A024A">
        <w:rPr>
          <w:rFonts w:ascii="Arial" w:hAnsi="Arial" w:cs="Arial"/>
          <w:color w:val="000000" w:themeColor="text1"/>
          <w:sz w:val="33"/>
          <w:szCs w:val="33"/>
        </w:rPr>
        <w:t>3. Filtering</w:t>
      </w:r>
    </w:p>
    <w:p w14:paraId="643BD316"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Now that all the data has been collected, cleaned, and entered, a selection must be made with relevant data. It may be the case that the customer behaviour data of the past five years are available, but the manager only wants to use the data of the past two years.</w:t>
      </w:r>
    </w:p>
    <w:p w14:paraId="661DD4D9" w14:textId="77777777" w:rsidR="008C3F80" w:rsidRPr="001A024A" w:rsidRDefault="008C3F80" w:rsidP="008C3F80">
      <w:pPr>
        <w:pStyle w:val="Heading3"/>
        <w:numPr>
          <w:ilvl w:val="0"/>
          <w:numId w:val="0"/>
        </w:numPr>
        <w:shd w:val="clear" w:color="auto" w:fill="FFFFFF"/>
        <w:spacing w:before="0" w:after="300" w:line="264" w:lineRule="atLeast"/>
        <w:ind w:left="720" w:hanging="720"/>
        <w:textAlignment w:val="baseline"/>
        <w:rPr>
          <w:rFonts w:ascii="Arial" w:hAnsi="Arial" w:cs="Arial"/>
          <w:color w:val="000000" w:themeColor="text1"/>
          <w:sz w:val="33"/>
          <w:szCs w:val="33"/>
        </w:rPr>
      </w:pPr>
      <w:r w:rsidRPr="001A024A">
        <w:rPr>
          <w:rFonts w:ascii="Arial" w:hAnsi="Arial" w:cs="Arial"/>
          <w:color w:val="000000" w:themeColor="text1"/>
          <w:sz w:val="33"/>
          <w:szCs w:val="33"/>
        </w:rPr>
        <w:t>4. Analysing</w:t>
      </w:r>
    </w:p>
    <w:p w14:paraId="217B6B37"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Once the data are in a workable format, actual analysis can start. This is what it is about in the Business Intelligence Model (BIM). This it where it is decided which cross-section must be made of the data.</w:t>
      </w:r>
    </w:p>
    <w:p w14:paraId="16CCE36A"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Averages per month and year, per segment, correlations between two variables, everything the organisation desires at that moment. The possibilities with data are endless and additional insights can be made by adding calculations.</w:t>
      </w:r>
    </w:p>
    <w:p w14:paraId="4D3D2975" w14:textId="77777777" w:rsidR="008C3F80" w:rsidRPr="001A024A" w:rsidRDefault="008C3F80" w:rsidP="008C3F80">
      <w:pPr>
        <w:pStyle w:val="Heading3"/>
        <w:numPr>
          <w:ilvl w:val="0"/>
          <w:numId w:val="0"/>
        </w:numPr>
        <w:shd w:val="clear" w:color="auto" w:fill="FFFFFF"/>
        <w:spacing w:before="0" w:after="300" w:line="264" w:lineRule="atLeast"/>
        <w:ind w:left="720" w:hanging="720"/>
        <w:textAlignment w:val="baseline"/>
        <w:rPr>
          <w:rFonts w:ascii="Arial" w:hAnsi="Arial" w:cs="Arial"/>
          <w:color w:val="000000" w:themeColor="text1"/>
          <w:sz w:val="33"/>
          <w:szCs w:val="33"/>
        </w:rPr>
      </w:pPr>
      <w:r w:rsidRPr="001A024A">
        <w:rPr>
          <w:rFonts w:ascii="Arial" w:hAnsi="Arial" w:cs="Arial"/>
          <w:color w:val="000000" w:themeColor="text1"/>
          <w:sz w:val="33"/>
          <w:szCs w:val="33"/>
        </w:rPr>
        <w:t>5. Implementing / Reporting</w:t>
      </w:r>
    </w:p>
    <w:p w14:paraId="3E6C4013"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analysis is summarised in an analysis model. An effective analysis model makes it possible to easily and clearly gain insight based on reports and dashboards.</w:t>
      </w:r>
    </w:p>
    <w:p w14:paraId="59E2F92F"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This is called implementation and forms the basis for, for instance, a strategic choice. The implementation can take place in different ways: professional reports, simple number lists, interactive graphic result tables, infographics, etc.</w:t>
      </w:r>
    </w:p>
    <w:p w14:paraId="737E6992" w14:textId="77777777" w:rsidR="008C3F80" w:rsidRPr="001A024A" w:rsidRDefault="008C3F80" w:rsidP="008C3F80">
      <w:pPr>
        <w:pStyle w:val="Heading3"/>
        <w:numPr>
          <w:ilvl w:val="0"/>
          <w:numId w:val="0"/>
        </w:numPr>
        <w:shd w:val="clear" w:color="auto" w:fill="FFFFFF"/>
        <w:spacing w:before="0" w:after="300" w:line="264" w:lineRule="atLeast"/>
        <w:ind w:left="720" w:hanging="720"/>
        <w:textAlignment w:val="baseline"/>
        <w:rPr>
          <w:rFonts w:ascii="Arial" w:hAnsi="Arial" w:cs="Arial"/>
          <w:color w:val="000000" w:themeColor="text1"/>
          <w:sz w:val="33"/>
          <w:szCs w:val="33"/>
        </w:rPr>
      </w:pPr>
      <w:r w:rsidRPr="001A024A">
        <w:rPr>
          <w:rFonts w:ascii="Arial" w:hAnsi="Arial" w:cs="Arial"/>
          <w:color w:val="000000" w:themeColor="text1"/>
          <w:sz w:val="33"/>
          <w:szCs w:val="33"/>
        </w:rPr>
        <w:t>6. Sharing</w:t>
      </w:r>
    </w:p>
    <w:p w14:paraId="53A4FCA6"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During the final phase of the Business Intelligence Model (BIM), one considers how the results that were given shape in the previous phase will get to the right people at the right time.</w:t>
      </w:r>
    </w:p>
    <w:p w14:paraId="7B7D5AD2"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This is often done by composing a quick email with an Excel document attached. However, there is a danger that different versions of the same file will get mixed up.</w:t>
      </w:r>
    </w:p>
    <w:p w14:paraId="1312276C"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More complex information solutions often have an internal information portal. Reports and dashboards are available here for everyone who has been given access.</w:t>
      </w:r>
    </w:p>
    <w:p w14:paraId="3A7F1AE6" w14:textId="77777777" w:rsidR="008C3F80" w:rsidRPr="001A024A" w:rsidRDefault="008C3F80" w:rsidP="008C3F80">
      <w:pPr>
        <w:pStyle w:val="Heading2"/>
        <w:shd w:val="clear" w:color="auto" w:fill="FFFFFF"/>
        <w:spacing w:before="0" w:after="300" w:line="264" w:lineRule="atLeast"/>
        <w:textAlignment w:val="baseline"/>
        <w:rPr>
          <w:rFonts w:ascii="Arial" w:hAnsi="Arial" w:cs="Arial"/>
          <w:color w:val="000000" w:themeColor="text1"/>
          <w:sz w:val="38"/>
          <w:szCs w:val="38"/>
        </w:rPr>
      </w:pPr>
      <w:r w:rsidRPr="001A024A">
        <w:rPr>
          <w:rFonts w:ascii="Arial" w:hAnsi="Arial" w:cs="Arial"/>
          <w:color w:val="000000" w:themeColor="text1"/>
          <w:sz w:val="38"/>
          <w:szCs w:val="38"/>
        </w:rPr>
        <w:lastRenderedPageBreak/>
        <w:t>Business Intelligence Model: Privacy and Data</w:t>
      </w:r>
    </w:p>
    <w:p w14:paraId="3937BA07"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Organisations collect and analyse so much data about, for instance, consumers that governments all around the world have created strict provisions intended to give consumers control over the way in which their data are being collected and used.</w:t>
      </w:r>
    </w:p>
    <w:p w14:paraId="29E87B88" w14:textId="77777777" w:rsidR="008C3F80" w:rsidRPr="001A024A" w:rsidRDefault="008C3F80" w:rsidP="008C3F80">
      <w:pPr>
        <w:pStyle w:val="NormalWeb"/>
        <w:shd w:val="clear" w:color="auto" w:fill="FFFFFF"/>
        <w:spacing w:before="0" w:beforeAutospacing="0" w:after="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 European Union has the GDPR for example: The </w:t>
      </w:r>
      <w:hyperlink r:id="rId14" w:tgtFrame="_blank" w:history="1">
        <w:r w:rsidRPr="001A024A">
          <w:rPr>
            <w:rStyle w:val="Hyperlink"/>
            <w:rFonts w:ascii="Arial" w:eastAsiaTheme="majorEastAsia" w:hAnsi="Arial" w:cs="Arial"/>
            <w:color w:val="000000" w:themeColor="text1"/>
            <w:sz w:val="26"/>
            <w:szCs w:val="26"/>
            <w:bdr w:val="none" w:sz="0" w:space="0" w:color="auto" w:frame="1"/>
          </w:rPr>
          <w:t>General Data Protection Regulation</w:t>
        </w:r>
      </w:hyperlink>
      <w:r w:rsidRPr="001A024A">
        <w:rPr>
          <w:rFonts w:ascii="Arial" w:hAnsi="Arial" w:cs="Arial"/>
          <w:color w:val="000000" w:themeColor="text1"/>
          <w:sz w:val="26"/>
          <w:szCs w:val="26"/>
        </w:rPr>
        <w:t> became effective in 2018. The United States use the comparable </w:t>
      </w:r>
      <w:hyperlink r:id="rId15" w:tgtFrame="_blank" w:history="1">
        <w:r w:rsidRPr="001A024A">
          <w:rPr>
            <w:rStyle w:val="Hyperlink"/>
            <w:rFonts w:ascii="Arial" w:eastAsiaTheme="majorEastAsia" w:hAnsi="Arial" w:cs="Arial"/>
            <w:color w:val="000000" w:themeColor="text1"/>
            <w:sz w:val="26"/>
            <w:szCs w:val="26"/>
            <w:bdr w:val="none" w:sz="0" w:space="0" w:color="auto" w:frame="1"/>
          </w:rPr>
          <w:t>California Consumer Privacy Act (CCPA)</w:t>
        </w:r>
      </w:hyperlink>
      <w:r w:rsidRPr="001A024A">
        <w:rPr>
          <w:rFonts w:ascii="Arial" w:hAnsi="Arial" w:cs="Arial"/>
          <w:color w:val="000000" w:themeColor="text1"/>
          <w:sz w:val="26"/>
          <w:szCs w:val="26"/>
        </w:rPr>
        <w:t>.</w:t>
      </w:r>
    </w:p>
    <w:p w14:paraId="56D7D3D7" w14:textId="77777777" w:rsidR="008C3F80" w:rsidRPr="001A024A" w:rsidRDefault="008C3F80" w:rsidP="008C3F80">
      <w:pPr>
        <w:pStyle w:val="NormalWeb"/>
        <w:shd w:val="clear" w:color="auto" w:fill="FFFFFF"/>
        <w:spacing w:before="0" w:beforeAutospacing="0" w:after="300" w:afterAutospacing="0"/>
        <w:textAlignment w:val="baseline"/>
        <w:rPr>
          <w:rFonts w:ascii="Arial" w:hAnsi="Arial" w:cs="Arial"/>
          <w:color w:val="000000" w:themeColor="text1"/>
          <w:sz w:val="26"/>
          <w:szCs w:val="26"/>
        </w:rPr>
      </w:pPr>
      <w:r w:rsidRPr="001A024A">
        <w:rPr>
          <w:rFonts w:ascii="Arial" w:hAnsi="Arial" w:cs="Arial"/>
          <w:color w:val="000000" w:themeColor="text1"/>
          <w:sz w:val="26"/>
          <w:szCs w:val="26"/>
        </w:rPr>
        <w:t>These general regulations implement provisions for businesses when collecting, storing, using, and sharing of data. If organisations do not follow the rules they can expect severe punishment.</w:t>
      </w:r>
    </w:p>
    <w:p w14:paraId="30E6CB3A" w14:textId="77777777" w:rsidR="008C3F80" w:rsidRPr="001A024A" w:rsidRDefault="008C3F80" w:rsidP="008C3F80">
      <w:pPr>
        <w:rPr>
          <w:rFonts w:ascii="Arial" w:hAnsi="Arial" w:cs="Arial"/>
          <w:color w:val="000000" w:themeColor="text1"/>
        </w:rPr>
      </w:pPr>
    </w:p>
    <w:p w14:paraId="210F4E08" w14:textId="77777777" w:rsidR="008C3F80" w:rsidRPr="001A024A" w:rsidRDefault="008C3F80" w:rsidP="008C3F80">
      <w:pPr>
        <w:rPr>
          <w:rFonts w:ascii="Arial" w:hAnsi="Arial" w:cs="Arial"/>
          <w:color w:val="000000" w:themeColor="text1"/>
        </w:rPr>
      </w:pPr>
    </w:p>
    <w:p w14:paraId="63315A34" w14:textId="77777777" w:rsidR="008C3F80" w:rsidRPr="001A024A" w:rsidRDefault="008C3F80" w:rsidP="008C3F80">
      <w:pPr>
        <w:rPr>
          <w:rFonts w:ascii="Arial" w:hAnsi="Arial" w:cs="Arial"/>
          <w:color w:val="000000" w:themeColor="text1"/>
        </w:rPr>
      </w:pPr>
    </w:p>
    <w:p w14:paraId="775E59CC" w14:textId="77777777" w:rsidR="008C3F80" w:rsidRPr="001A024A" w:rsidRDefault="008C3F80" w:rsidP="008C3F80">
      <w:pPr>
        <w:rPr>
          <w:rFonts w:ascii="Arial" w:hAnsi="Arial" w:cs="Arial"/>
          <w:color w:val="000000" w:themeColor="text1"/>
        </w:rPr>
      </w:pPr>
    </w:p>
    <w:p w14:paraId="79A7F04D" w14:textId="77777777" w:rsidR="008C3F80" w:rsidRPr="001A024A" w:rsidRDefault="008C3F80" w:rsidP="008C3F80">
      <w:pPr>
        <w:rPr>
          <w:rFonts w:ascii="Arial" w:hAnsi="Arial" w:cs="Arial"/>
          <w:color w:val="000000" w:themeColor="text1"/>
        </w:rPr>
      </w:pPr>
    </w:p>
    <w:p w14:paraId="3ABAAA4A" w14:textId="77777777" w:rsidR="008C3F80" w:rsidRPr="001A024A" w:rsidRDefault="008C3F80" w:rsidP="008C3F80">
      <w:pPr>
        <w:rPr>
          <w:rFonts w:ascii="Arial" w:hAnsi="Arial" w:cs="Arial"/>
          <w:color w:val="000000" w:themeColor="text1"/>
        </w:rPr>
      </w:pPr>
    </w:p>
    <w:p w14:paraId="2623BD83" w14:textId="77777777" w:rsidR="008C3F80" w:rsidRPr="001A024A" w:rsidRDefault="008C3F80" w:rsidP="008C3F80">
      <w:pPr>
        <w:rPr>
          <w:rFonts w:ascii="Arial" w:hAnsi="Arial" w:cs="Arial"/>
          <w:color w:val="000000" w:themeColor="text1"/>
        </w:rPr>
      </w:pPr>
    </w:p>
    <w:p w14:paraId="442A2242" w14:textId="77777777" w:rsidR="008C3F80" w:rsidRPr="001A024A" w:rsidRDefault="008C3F80" w:rsidP="008C3F80">
      <w:pPr>
        <w:rPr>
          <w:rFonts w:ascii="Arial" w:hAnsi="Arial" w:cs="Arial"/>
          <w:color w:val="000000" w:themeColor="text1"/>
        </w:rPr>
      </w:pPr>
    </w:p>
    <w:p w14:paraId="1F710563" w14:textId="77777777" w:rsidR="008C3F80" w:rsidRPr="001A024A" w:rsidRDefault="008C3F80" w:rsidP="008C3F80">
      <w:pPr>
        <w:rPr>
          <w:rFonts w:ascii="Arial" w:hAnsi="Arial" w:cs="Arial"/>
          <w:color w:val="000000" w:themeColor="text1"/>
        </w:rPr>
      </w:pPr>
    </w:p>
    <w:p w14:paraId="4DE85E69" w14:textId="77777777" w:rsidR="008C3F80" w:rsidRPr="001A024A" w:rsidRDefault="008C3F80" w:rsidP="008C3F80">
      <w:pPr>
        <w:rPr>
          <w:rFonts w:ascii="Arial" w:hAnsi="Arial" w:cs="Arial"/>
          <w:b/>
          <w:color w:val="000000" w:themeColor="text1"/>
          <w:sz w:val="28"/>
          <w:szCs w:val="28"/>
        </w:rPr>
      </w:pPr>
    </w:p>
    <w:p w14:paraId="667ACBDE" w14:textId="77777777" w:rsidR="008C3F80" w:rsidRPr="001A024A" w:rsidRDefault="008C3F80" w:rsidP="008C3F80">
      <w:pPr>
        <w:jc w:val="center"/>
        <w:rPr>
          <w:rFonts w:ascii="Arial" w:hAnsi="Arial" w:cs="Arial"/>
          <w:b/>
          <w:color w:val="000000" w:themeColor="text1"/>
          <w:sz w:val="28"/>
          <w:szCs w:val="28"/>
        </w:rPr>
      </w:pPr>
    </w:p>
    <w:p w14:paraId="0FEBE8CE" w14:textId="77777777" w:rsidR="008C3F80" w:rsidRPr="001A024A" w:rsidRDefault="008C3F80" w:rsidP="008C3F80">
      <w:pPr>
        <w:spacing w:line="240" w:lineRule="auto"/>
        <w:jc w:val="center"/>
        <w:rPr>
          <w:rFonts w:ascii="Arial" w:hAnsi="Arial" w:cs="Arial"/>
          <w:b/>
          <w:color w:val="000000" w:themeColor="text1"/>
          <w:sz w:val="28"/>
          <w:szCs w:val="28"/>
        </w:rPr>
      </w:pPr>
      <w:r w:rsidRPr="001A024A">
        <w:rPr>
          <w:rFonts w:ascii="Arial" w:hAnsi="Arial" w:cs="Arial"/>
          <w:b/>
          <w:color w:val="000000" w:themeColor="text1"/>
          <w:sz w:val="28"/>
          <w:szCs w:val="28"/>
        </w:rPr>
        <w:t>Chapter 5</w:t>
      </w:r>
    </w:p>
    <w:p w14:paraId="684EE28D" w14:textId="77777777" w:rsidR="008C3F80" w:rsidRPr="001A024A" w:rsidRDefault="008C3F80" w:rsidP="008C3F80">
      <w:pPr>
        <w:spacing w:line="240" w:lineRule="auto"/>
        <w:jc w:val="center"/>
        <w:rPr>
          <w:rFonts w:ascii="Arial" w:hAnsi="Arial" w:cs="Arial"/>
          <w:b/>
          <w:color w:val="000000" w:themeColor="text1"/>
          <w:sz w:val="28"/>
          <w:szCs w:val="28"/>
        </w:rPr>
      </w:pPr>
    </w:p>
    <w:p w14:paraId="35563282"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Task/Research</w:t>
      </w:r>
    </w:p>
    <w:p w14:paraId="46DC85A9" w14:textId="77777777" w:rsidR="008C3F80" w:rsidRPr="001A024A" w:rsidRDefault="008C3F80" w:rsidP="008C3F80">
      <w:pPr>
        <w:ind w:right="-73"/>
        <w:jc w:val="center"/>
        <w:rPr>
          <w:rFonts w:ascii="Arial" w:hAnsi="Arial" w:cs="Arial"/>
          <w:color w:val="000000" w:themeColor="text1"/>
          <w:sz w:val="20"/>
          <w:szCs w:val="20"/>
        </w:rPr>
      </w:pPr>
      <w:r w:rsidRPr="001A024A">
        <w:rPr>
          <w:rFonts w:ascii="Arial" w:eastAsia="Arial" w:hAnsi="Arial" w:cs="Arial"/>
          <w:b/>
          <w:bCs/>
          <w:color w:val="000000" w:themeColor="text1"/>
          <w:sz w:val="48"/>
          <w:szCs w:val="48"/>
        </w:rPr>
        <w:t>High Level Design (HLD)</w:t>
      </w:r>
    </w:p>
    <w:p w14:paraId="15007578" w14:textId="77777777" w:rsidR="008C3F80" w:rsidRPr="001A024A" w:rsidRDefault="008C3F80" w:rsidP="008C3F80">
      <w:pPr>
        <w:spacing w:line="213" w:lineRule="exact"/>
        <w:rPr>
          <w:rFonts w:ascii="Arial" w:hAnsi="Arial" w:cs="Arial"/>
          <w:color w:val="000000" w:themeColor="text1"/>
          <w:szCs w:val="24"/>
        </w:rPr>
      </w:pPr>
    </w:p>
    <w:p w14:paraId="4DA74499" w14:textId="77777777" w:rsidR="008C3F80" w:rsidRPr="001A024A" w:rsidRDefault="008C3F80" w:rsidP="008C3F80">
      <w:pPr>
        <w:ind w:left="680"/>
        <w:rPr>
          <w:rFonts w:ascii="Arial" w:eastAsia="Arial" w:hAnsi="Arial" w:cs="Arial"/>
          <w:b/>
          <w:bCs/>
          <w:color w:val="000000" w:themeColor="text1"/>
          <w:sz w:val="47"/>
          <w:szCs w:val="47"/>
        </w:rPr>
      </w:pPr>
      <w:r w:rsidRPr="001A024A">
        <w:rPr>
          <w:rFonts w:ascii="Arial" w:eastAsia="Arial" w:hAnsi="Arial" w:cs="Arial"/>
          <w:b/>
          <w:bCs/>
          <w:color w:val="000000" w:themeColor="text1"/>
          <w:sz w:val="47"/>
          <w:szCs w:val="47"/>
        </w:rPr>
        <w:t xml:space="preserve">          Swiggy Data Analysis</w:t>
      </w:r>
    </w:p>
    <w:p w14:paraId="24FF90C7" w14:textId="77777777" w:rsidR="008C3F80" w:rsidRPr="001A024A" w:rsidRDefault="008C3F80" w:rsidP="008C3F80">
      <w:pPr>
        <w:ind w:left="680"/>
        <w:rPr>
          <w:rFonts w:ascii="Arial" w:eastAsia="Arial" w:hAnsi="Arial" w:cs="Arial"/>
          <w:b/>
          <w:bCs/>
          <w:color w:val="000000" w:themeColor="text1"/>
          <w:sz w:val="47"/>
          <w:szCs w:val="47"/>
        </w:rPr>
      </w:pPr>
    </w:p>
    <w:p w14:paraId="7B61EB0C" w14:textId="77777777" w:rsidR="008C3F80" w:rsidRPr="001A024A" w:rsidRDefault="008C3F80" w:rsidP="008C3F80">
      <w:pPr>
        <w:ind w:left="680"/>
        <w:jc w:val="center"/>
        <w:rPr>
          <w:rFonts w:ascii="Arial" w:eastAsia="Arial" w:hAnsi="Arial" w:cs="Arial"/>
          <w:b/>
          <w:bCs/>
          <w:color w:val="000000" w:themeColor="text1"/>
          <w:sz w:val="47"/>
          <w:szCs w:val="47"/>
        </w:rPr>
      </w:pPr>
      <w:r w:rsidRPr="001A024A">
        <w:rPr>
          <w:rFonts w:ascii="Arial" w:hAnsi="Arial" w:cs="Arial"/>
          <w:noProof/>
          <w:color w:val="000000" w:themeColor="text1"/>
          <w:sz w:val="20"/>
          <w:szCs w:val="20"/>
        </w:rPr>
        <w:lastRenderedPageBreak/>
        <w:drawing>
          <wp:inline distT="0" distB="0" distL="0" distR="0" wp14:anchorId="0668FAFF" wp14:editId="0471AF74">
            <wp:extent cx="1854200" cy="137000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8832" cy="1380817"/>
                    </a:xfrm>
                    <a:prstGeom prst="rect">
                      <a:avLst/>
                    </a:prstGeom>
                    <a:noFill/>
                    <a:ln>
                      <a:noFill/>
                    </a:ln>
                  </pic:spPr>
                </pic:pic>
              </a:graphicData>
            </a:graphic>
          </wp:inline>
        </w:drawing>
      </w:r>
    </w:p>
    <w:p w14:paraId="76831382" w14:textId="77777777" w:rsidR="008C3F80" w:rsidRPr="001A024A" w:rsidRDefault="008C3F80" w:rsidP="008C3F80">
      <w:pPr>
        <w:ind w:left="680"/>
        <w:jc w:val="center"/>
        <w:rPr>
          <w:rFonts w:ascii="Arial" w:hAnsi="Arial" w:cs="Arial"/>
          <w:color w:val="000000" w:themeColor="text1"/>
          <w:sz w:val="20"/>
          <w:szCs w:val="20"/>
        </w:rPr>
      </w:pPr>
    </w:p>
    <w:p w14:paraId="1D904EA6" w14:textId="77777777" w:rsidR="008C3F80" w:rsidRPr="001A024A" w:rsidRDefault="008C3F80" w:rsidP="008C3F80">
      <w:pPr>
        <w:spacing w:line="20" w:lineRule="exact"/>
        <w:rPr>
          <w:rFonts w:ascii="Arial" w:hAnsi="Arial" w:cs="Arial"/>
          <w:color w:val="000000" w:themeColor="text1"/>
          <w:szCs w:val="24"/>
        </w:rPr>
      </w:pPr>
    </w:p>
    <w:p w14:paraId="442609DA" w14:textId="77777777" w:rsidR="008C3F80" w:rsidRPr="001A024A" w:rsidRDefault="008C3F80" w:rsidP="008C3F80">
      <w:pPr>
        <w:spacing w:line="200" w:lineRule="exact"/>
        <w:rPr>
          <w:rFonts w:ascii="Arial" w:hAnsi="Arial" w:cs="Arial"/>
          <w:color w:val="000000" w:themeColor="text1"/>
          <w:szCs w:val="24"/>
        </w:rPr>
      </w:pPr>
    </w:p>
    <w:p w14:paraId="0254B7FB" w14:textId="77777777" w:rsidR="008C3F80" w:rsidRPr="001A024A" w:rsidRDefault="008C3F80" w:rsidP="008C3F80">
      <w:pPr>
        <w:spacing w:line="200" w:lineRule="exact"/>
        <w:rPr>
          <w:rFonts w:ascii="Arial" w:hAnsi="Arial" w:cs="Arial"/>
          <w:color w:val="000000" w:themeColor="text1"/>
          <w:szCs w:val="24"/>
        </w:rPr>
      </w:pPr>
    </w:p>
    <w:p w14:paraId="0722CC1D" w14:textId="77777777" w:rsidR="008C3F80" w:rsidRPr="001A024A" w:rsidRDefault="008C3F80" w:rsidP="008C3F80">
      <w:pPr>
        <w:spacing w:line="200" w:lineRule="exact"/>
        <w:rPr>
          <w:rFonts w:ascii="Arial" w:hAnsi="Arial" w:cs="Arial"/>
          <w:color w:val="000000" w:themeColor="text1"/>
          <w:szCs w:val="24"/>
        </w:rPr>
      </w:pPr>
    </w:p>
    <w:p w14:paraId="5CFD234B" w14:textId="77777777" w:rsidR="008C3F80" w:rsidRPr="001A024A" w:rsidRDefault="008C3F80" w:rsidP="008C3F80">
      <w:pPr>
        <w:spacing w:line="200" w:lineRule="exact"/>
        <w:rPr>
          <w:rFonts w:ascii="Arial" w:hAnsi="Arial" w:cs="Arial"/>
          <w:color w:val="000000" w:themeColor="text1"/>
          <w:szCs w:val="24"/>
        </w:rPr>
      </w:pPr>
    </w:p>
    <w:p w14:paraId="763FCBE6" w14:textId="77777777" w:rsidR="008C3F80" w:rsidRPr="001A024A" w:rsidRDefault="008C3F80" w:rsidP="008C3F80">
      <w:pPr>
        <w:rPr>
          <w:rFonts w:ascii="Arial" w:hAnsi="Arial" w:cs="Arial"/>
          <w:color w:val="000000" w:themeColor="text1"/>
          <w:szCs w:val="24"/>
        </w:rPr>
      </w:pPr>
    </w:p>
    <w:p w14:paraId="087E3B68" w14:textId="77777777" w:rsidR="008C3F80" w:rsidRPr="001A024A" w:rsidRDefault="008C3F80" w:rsidP="008C3F80">
      <w:pPr>
        <w:rPr>
          <w:rFonts w:ascii="Arial" w:hAnsi="Arial" w:cs="Arial"/>
          <w:color w:val="000000" w:themeColor="text1"/>
          <w:szCs w:val="24"/>
        </w:rPr>
      </w:pPr>
    </w:p>
    <w:p w14:paraId="6DB9BA34" w14:textId="77777777" w:rsidR="008C3F80" w:rsidRPr="001A024A" w:rsidRDefault="008C3F80" w:rsidP="008C3F80">
      <w:pPr>
        <w:rPr>
          <w:rFonts w:ascii="Arial" w:hAnsi="Arial" w:cs="Arial"/>
          <w:color w:val="000000" w:themeColor="text1"/>
          <w:szCs w:val="24"/>
        </w:rPr>
      </w:pPr>
    </w:p>
    <w:p w14:paraId="09294A4A" w14:textId="77777777" w:rsidR="008C3F80" w:rsidRPr="001A024A" w:rsidRDefault="008C3F80" w:rsidP="008C3F80">
      <w:pPr>
        <w:rPr>
          <w:rFonts w:ascii="Arial" w:hAnsi="Arial" w:cs="Arial"/>
          <w:color w:val="000000" w:themeColor="text1"/>
          <w:sz w:val="20"/>
          <w:szCs w:val="20"/>
        </w:rPr>
      </w:pPr>
      <w:r w:rsidRPr="001A024A">
        <w:rPr>
          <w:rFonts w:ascii="Arial" w:hAnsi="Arial" w:cs="Arial"/>
          <w:color w:val="000000" w:themeColor="text1"/>
          <w:szCs w:val="24"/>
        </w:rPr>
        <w:t xml:space="preserve">                                                    </w:t>
      </w:r>
      <w:r w:rsidRPr="001A024A">
        <w:rPr>
          <w:rFonts w:ascii="Arial" w:eastAsia="Arial" w:hAnsi="Arial" w:cs="Arial"/>
          <w:b/>
          <w:bCs/>
          <w:color w:val="000000" w:themeColor="text1"/>
          <w:sz w:val="28"/>
          <w:szCs w:val="28"/>
        </w:rPr>
        <w:t>Revision Number - 1.2</w:t>
      </w:r>
    </w:p>
    <w:p w14:paraId="1013B3DB" w14:textId="77777777" w:rsidR="008C3F80" w:rsidRPr="001A024A" w:rsidRDefault="008C3F80" w:rsidP="008C3F80">
      <w:pPr>
        <w:spacing w:line="27" w:lineRule="exact"/>
        <w:rPr>
          <w:rFonts w:ascii="Arial" w:hAnsi="Arial" w:cs="Arial"/>
          <w:color w:val="000000" w:themeColor="text1"/>
          <w:szCs w:val="24"/>
        </w:rPr>
      </w:pPr>
    </w:p>
    <w:p w14:paraId="5EE78A29" w14:textId="77777777" w:rsidR="008C3F80" w:rsidRPr="001A024A" w:rsidRDefault="008C3F80" w:rsidP="008C3F80">
      <w:pPr>
        <w:ind w:left="2320"/>
        <w:rPr>
          <w:rFonts w:ascii="Arial" w:hAnsi="Arial" w:cs="Arial"/>
          <w:color w:val="000000" w:themeColor="text1"/>
          <w:sz w:val="20"/>
          <w:szCs w:val="20"/>
        </w:rPr>
      </w:pPr>
      <w:r w:rsidRPr="001A024A">
        <w:rPr>
          <w:rFonts w:ascii="Arial" w:eastAsia="Arial" w:hAnsi="Arial" w:cs="Arial"/>
          <w:b/>
          <w:bCs/>
          <w:color w:val="000000" w:themeColor="text1"/>
          <w:sz w:val="28"/>
          <w:szCs w:val="28"/>
        </w:rPr>
        <w:t>Last Date of Revision – 03/07/2022</w:t>
      </w:r>
    </w:p>
    <w:p w14:paraId="73AC2A2C" w14:textId="77777777" w:rsidR="008C3F80" w:rsidRPr="001A024A" w:rsidRDefault="008C3F80" w:rsidP="008C3F80">
      <w:pPr>
        <w:spacing w:line="201" w:lineRule="exact"/>
        <w:rPr>
          <w:rFonts w:ascii="Arial" w:hAnsi="Arial" w:cs="Arial"/>
          <w:color w:val="000000" w:themeColor="text1"/>
          <w:szCs w:val="24"/>
        </w:rPr>
      </w:pPr>
    </w:p>
    <w:p w14:paraId="2EDACDAD" w14:textId="77777777" w:rsidR="008C3F80" w:rsidRPr="001A024A" w:rsidRDefault="008C3F80" w:rsidP="008C3F80">
      <w:pPr>
        <w:ind w:left="3080"/>
        <w:rPr>
          <w:rFonts w:ascii="Arial" w:hAnsi="Arial" w:cs="Arial"/>
          <w:color w:val="000000" w:themeColor="text1"/>
          <w:sz w:val="20"/>
          <w:szCs w:val="20"/>
        </w:rPr>
        <w:sectPr w:rsidR="008C3F80" w:rsidRPr="001A024A" w:rsidSect="00BE6195">
          <w:footerReference w:type="even" r:id="rId17"/>
          <w:pgSz w:w="11900" w:h="16838"/>
          <w:pgMar w:top="1440" w:right="1440" w:bottom="1440" w:left="1440" w:header="0" w:footer="0"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equalWidth="0">
            <w:col w:w="9026"/>
          </w:cols>
        </w:sectPr>
      </w:pPr>
    </w:p>
    <w:p w14:paraId="1B112AB6" w14:textId="77777777" w:rsidR="008C3F80" w:rsidRPr="001A024A" w:rsidRDefault="008C3F80" w:rsidP="008C3F80">
      <w:pPr>
        <w:ind w:left="6620"/>
        <w:rPr>
          <w:rFonts w:ascii="Arial" w:hAnsi="Arial" w:cs="Arial"/>
          <w:color w:val="000000" w:themeColor="text1"/>
          <w:sz w:val="20"/>
          <w:szCs w:val="20"/>
        </w:rPr>
      </w:pPr>
      <w:bookmarkStart w:id="5" w:name="page2"/>
      <w:bookmarkEnd w:id="5"/>
      <w:r w:rsidRPr="001A024A">
        <w:rPr>
          <w:rFonts w:ascii="Arial" w:eastAsia="Calibri" w:hAnsi="Arial" w:cs="Arial"/>
          <w:noProof/>
          <w:color w:val="000000" w:themeColor="text1"/>
        </w:rPr>
        <w:lastRenderedPageBreak/>
        <mc:AlternateContent>
          <mc:Choice Requires="wps">
            <w:drawing>
              <wp:anchor distT="0" distB="0" distL="114300" distR="114300" simplePos="0" relativeHeight="251659264" behindDoc="1" locked="0" layoutInCell="0" allowOverlap="1" wp14:anchorId="1864AC11" wp14:editId="6929C11E">
                <wp:simplePos x="0" y="0"/>
                <wp:positionH relativeFrom="page">
                  <wp:posOffset>969010</wp:posOffset>
                </wp:positionH>
                <wp:positionV relativeFrom="page">
                  <wp:posOffset>457200</wp:posOffset>
                </wp:positionV>
                <wp:extent cx="6466205" cy="184150"/>
                <wp:effectExtent l="0" t="0" r="0" b="0"/>
                <wp:wrapNone/>
                <wp:docPr id="11"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6205" cy="184150"/>
                        </a:xfrm>
                        <a:prstGeom prst="rect">
                          <a:avLst/>
                        </a:prstGeom>
                        <a:solidFill>
                          <a:srgbClr val="ED7D31"/>
                        </a:solidFill>
                      </wps:spPr>
                      <wps:bodyPr/>
                    </wps:wsp>
                  </a:graphicData>
                </a:graphic>
              </wp:anchor>
            </w:drawing>
          </mc:Choice>
          <mc:Fallback>
            <w:pict>
              <v:rect w14:anchorId="1330691F" id="Shape 2" o:spid="_x0000_s1026" style="position:absolute;margin-left:76.3pt;margin-top:36pt;width:509.15pt;height:14.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" o:allowincell="f" fillcolor="#ed7d31" stroked="f">
                <w10:wrap anchorx="page" anchory="page"/>
              </v:rect>
            </w:pict>
          </mc:Fallback>
        </mc:AlternateContent>
      </w:r>
      <w:r w:rsidRPr="001A024A">
        <w:rPr>
          <w:rFonts w:ascii="Arial" w:eastAsia="Calibri" w:hAnsi="Arial" w:cs="Arial"/>
          <w:color w:val="000000" w:themeColor="text1"/>
        </w:rPr>
        <w:t>HIGH LEVEL DESIGN (HLD)</w:t>
      </w:r>
    </w:p>
    <w:p w14:paraId="7CA038D1" w14:textId="77777777" w:rsidR="008C3F80" w:rsidRPr="001A024A" w:rsidRDefault="008C3F80" w:rsidP="008C3F80">
      <w:pPr>
        <w:spacing w:line="200" w:lineRule="exact"/>
        <w:rPr>
          <w:rFonts w:ascii="Arial" w:hAnsi="Arial" w:cs="Arial"/>
          <w:color w:val="000000" w:themeColor="text1"/>
          <w:sz w:val="20"/>
          <w:szCs w:val="20"/>
        </w:rPr>
      </w:pPr>
    </w:p>
    <w:p w14:paraId="29B0ACAD" w14:textId="77777777" w:rsidR="008C3F80" w:rsidRPr="001A024A" w:rsidRDefault="008C3F80" w:rsidP="008C3F80">
      <w:pPr>
        <w:spacing w:line="210" w:lineRule="exact"/>
        <w:rPr>
          <w:rFonts w:ascii="Arial" w:hAnsi="Arial" w:cs="Arial"/>
          <w:color w:val="000000" w:themeColor="text1"/>
          <w:sz w:val="20"/>
          <w:szCs w:val="20"/>
        </w:rPr>
      </w:pPr>
    </w:p>
    <w:p w14:paraId="79DD4156" w14:textId="77777777" w:rsidR="008C3F80" w:rsidRPr="001A024A" w:rsidRDefault="008C3F80" w:rsidP="008C3F80">
      <w:pPr>
        <w:ind w:left="720"/>
        <w:rPr>
          <w:rFonts w:ascii="Arial" w:hAnsi="Arial" w:cs="Arial"/>
          <w:color w:val="000000" w:themeColor="text1"/>
          <w:sz w:val="20"/>
          <w:szCs w:val="20"/>
        </w:rPr>
      </w:pPr>
      <w:r w:rsidRPr="001A024A">
        <w:rPr>
          <w:rFonts w:ascii="Arial" w:eastAsia="Arial" w:hAnsi="Arial" w:cs="Arial"/>
          <w:b/>
          <w:bCs/>
          <w:color w:val="000000" w:themeColor="text1"/>
          <w:sz w:val="32"/>
          <w:szCs w:val="32"/>
        </w:rPr>
        <w:t>Document Version Control</w:t>
      </w:r>
    </w:p>
    <w:p w14:paraId="38206DF0" w14:textId="77777777" w:rsidR="008C3F80" w:rsidRPr="001A024A" w:rsidRDefault="008C3F80" w:rsidP="008C3F80">
      <w:pPr>
        <w:spacing w:line="387" w:lineRule="exact"/>
        <w:ind w:left="720"/>
        <w:rPr>
          <w:rFonts w:ascii="Arial" w:hAnsi="Arial" w:cs="Arial"/>
          <w:color w:val="000000" w:themeColor="text1"/>
          <w:sz w:val="20"/>
          <w:szCs w:val="20"/>
        </w:rPr>
      </w:pPr>
    </w:p>
    <w:tbl>
      <w:tblPr>
        <w:tblW w:w="0" w:type="auto"/>
        <w:tblInd w:w="770" w:type="dxa"/>
        <w:tblLayout w:type="fixed"/>
        <w:tblCellMar>
          <w:left w:w="0" w:type="dxa"/>
          <w:right w:w="0" w:type="dxa"/>
        </w:tblCellMar>
        <w:tblLook w:val="04A0" w:firstRow="1" w:lastRow="0" w:firstColumn="1" w:lastColumn="0" w:noHBand="0" w:noVBand="1"/>
      </w:tblPr>
      <w:tblGrid>
        <w:gridCol w:w="2260"/>
        <w:gridCol w:w="2260"/>
        <w:gridCol w:w="2240"/>
        <w:gridCol w:w="2260"/>
      </w:tblGrid>
      <w:tr w:rsidR="008C3F80" w:rsidRPr="001A024A" w14:paraId="169808A8" w14:textId="77777777" w:rsidTr="00787014">
        <w:trPr>
          <w:trHeight w:val="312"/>
        </w:trPr>
        <w:tc>
          <w:tcPr>
            <w:tcW w:w="2260" w:type="dxa"/>
            <w:tcBorders>
              <w:top w:val="single" w:sz="8" w:space="0" w:color="auto"/>
              <w:left w:val="single" w:sz="8" w:space="0" w:color="auto"/>
              <w:right w:val="single" w:sz="8" w:space="0" w:color="auto"/>
            </w:tcBorders>
            <w:vAlign w:val="bottom"/>
          </w:tcPr>
          <w:p w14:paraId="4F266707"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b/>
                <w:bCs/>
                <w:color w:val="000000" w:themeColor="text1"/>
                <w:szCs w:val="24"/>
              </w:rPr>
              <w:t>Date Issued</w:t>
            </w:r>
          </w:p>
        </w:tc>
        <w:tc>
          <w:tcPr>
            <w:tcW w:w="2260" w:type="dxa"/>
            <w:tcBorders>
              <w:top w:val="single" w:sz="8" w:space="0" w:color="auto"/>
              <w:right w:val="single" w:sz="8" w:space="0" w:color="auto"/>
            </w:tcBorders>
            <w:vAlign w:val="bottom"/>
          </w:tcPr>
          <w:p w14:paraId="0F4B6564"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b/>
                <w:bCs/>
                <w:color w:val="000000" w:themeColor="text1"/>
                <w:szCs w:val="24"/>
              </w:rPr>
              <w:t>Version</w:t>
            </w:r>
          </w:p>
        </w:tc>
        <w:tc>
          <w:tcPr>
            <w:tcW w:w="2240" w:type="dxa"/>
            <w:tcBorders>
              <w:top w:val="single" w:sz="8" w:space="0" w:color="auto"/>
              <w:right w:val="single" w:sz="8" w:space="0" w:color="auto"/>
            </w:tcBorders>
            <w:vAlign w:val="bottom"/>
          </w:tcPr>
          <w:p w14:paraId="5A7D6BBE"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b/>
                <w:bCs/>
                <w:color w:val="000000" w:themeColor="text1"/>
                <w:szCs w:val="24"/>
              </w:rPr>
              <w:t>Description</w:t>
            </w:r>
          </w:p>
        </w:tc>
        <w:tc>
          <w:tcPr>
            <w:tcW w:w="2260" w:type="dxa"/>
            <w:tcBorders>
              <w:top w:val="single" w:sz="8" w:space="0" w:color="auto"/>
              <w:right w:val="single" w:sz="8" w:space="0" w:color="auto"/>
            </w:tcBorders>
            <w:vAlign w:val="bottom"/>
          </w:tcPr>
          <w:p w14:paraId="189B3DA1"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b/>
                <w:bCs/>
                <w:color w:val="000000" w:themeColor="text1"/>
                <w:szCs w:val="24"/>
              </w:rPr>
              <w:t>Author</w:t>
            </w:r>
          </w:p>
        </w:tc>
      </w:tr>
      <w:tr w:rsidR="008C3F80" w:rsidRPr="001A024A" w14:paraId="2B094F14" w14:textId="77777777" w:rsidTr="00787014">
        <w:trPr>
          <w:trHeight w:val="466"/>
        </w:trPr>
        <w:tc>
          <w:tcPr>
            <w:tcW w:w="2260" w:type="dxa"/>
            <w:tcBorders>
              <w:left w:val="single" w:sz="8" w:space="0" w:color="auto"/>
              <w:bottom w:val="single" w:sz="8" w:space="0" w:color="auto"/>
              <w:right w:val="single" w:sz="8" w:space="0" w:color="auto"/>
            </w:tcBorders>
            <w:vAlign w:val="bottom"/>
          </w:tcPr>
          <w:p w14:paraId="6190CD3A"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0B1E0CC1" w14:textId="77777777" w:rsidR="008C3F80" w:rsidRPr="001A024A" w:rsidRDefault="008C3F80" w:rsidP="00787014">
            <w:pPr>
              <w:rPr>
                <w:rFonts w:ascii="Arial" w:hAnsi="Arial" w:cs="Arial"/>
                <w:color w:val="000000" w:themeColor="text1"/>
                <w:szCs w:val="24"/>
              </w:rPr>
            </w:pPr>
          </w:p>
        </w:tc>
        <w:tc>
          <w:tcPr>
            <w:tcW w:w="2240" w:type="dxa"/>
            <w:tcBorders>
              <w:bottom w:val="single" w:sz="8" w:space="0" w:color="auto"/>
              <w:right w:val="single" w:sz="8" w:space="0" w:color="auto"/>
            </w:tcBorders>
            <w:vAlign w:val="bottom"/>
          </w:tcPr>
          <w:p w14:paraId="1ADC040F"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059472EB" w14:textId="77777777" w:rsidR="008C3F80" w:rsidRPr="001A024A" w:rsidRDefault="008C3F80" w:rsidP="00787014">
            <w:pPr>
              <w:rPr>
                <w:rFonts w:ascii="Arial" w:hAnsi="Arial" w:cs="Arial"/>
                <w:color w:val="000000" w:themeColor="text1"/>
                <w:szCs w:val="24"/>
              </w:rPr>
            </w:pPr>
          </w:p>
        </w:tc>
      </w:tr>
      <w:tr w:rsidR="008C3F80" w:rsidRPr="001A024A" w14:paraId="0D0ABE1B" w14:textId="77777777" w:rsidTr="00787014">
        <w:trPr>
          <w:trHeight w:val="271"/>
        </w:trPr>
        <w:tc>
          <w:tcPr>
            <w:tcW w:w="2260" w:type="dxa"/>
            <w:tcBorders>
              <w:left w:val="single" w:sz="8" w:space="0" w:color="auto"/>
              <w:right w:val="single" w:sz="8" w:space="0" w:color="auto"/>
            </w:tcBorders>
            <w:vAlign w:val="bottom"/>
          </w:tcPr>
          <w:p w14:paraId="1F2B8477"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19/0</w:t>
            </w:r>
            <w:r>
              <w:rPr>
                <w:rFonts w:ascii="Arial" w:eastAsia="Arial" w:hAnsi="Arial" w:cs="Arial"/>
                <w:color w:val="000000" w:themeColor="text1"/>
              </w:rPr>
              <w:t>7</w:t>
            </w:r>
            <w:r w:rsidRPr="001A024A">
              <w:rPr>
                <w:rFonts w:ascii="Arial" w:eastAsia="Arial" w:hAnsi="Arial" w:cs="Arial"/>
                <w:color w:val="000000" w:themeColor="text1"/>
              </w:rPr>
              <w:t>/2022</w:t>
            </w:r>
          </w:p>
        </w:tc>
        <w:tc>
          <w:tcPr>
            <w:tcW w:w="2260" w:type="dxa"/>
            <w:tcBorders>
              <w:right w:val="single" w:sz="8" w:space="0" w:color="auto"/>
            </w:tcBorders>
            <w:vAlign w:val="bottom"/>
          </w:tcPr>
          <w:p w14:paraId="638586AB"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1.0</w:t>
            </w:r>
          </w:p>
        </w:tc>
        <w:tc>
          <w:tcPr>
            <w:tcW w:w="2240" w:type="dxa"/>
            <w:tcBorders>
              <w:right w:val="single" w:sz="8" w:space="0" w:color="auto"/>
            </w:tcBorders>
            <w:vAlign w:val="bottom"/>
          </w:tcPr>
          <w:p w14:paraId="148C4C3A"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Abstract,</w:t>
            </w:r>
          </w:p>
        </w:tc>
        <w:tc>
          <w:tcPr>
            <w:tcW w:w="2260" w:type="dxa"/>
            <w:tcBorders>
              <w:right w:val="single" w:sz="8" w:space="0" w:color="auto"/>
            </w:tcBorders>
            <w:vAlign w:val="bottom"/>
          </w:tcPr>
          <w:p w14:paraId="65551B71" w14:textId="77777777" w:rsidR="008C3F80" w:rsidRPr="001A024A" w:rsidRDefault="008C3F80" w:rsidP="00787014">
            <w:pPr>
              <w:rPr>
                <w:rFonts w:ascii="Arial" w:hAnsi="Arial" w:cs="Arial"/>
                <w:color w:val="000000" w:themeColor="text1"/>
                <w:sz w:val="20"/>
                <w:szCs w:val="20"/>
              </w:rPr>
            </w:pPr>
            <w:r w:rsidRPr="001A024A">
              <w:rPr>
                <w:rFonts w:ascii="Arial" w:eastAsia="Arial" w:hAnsi="Arial" w:cs="Arial"/>
                <w:color w:val="000000" w:themeColor="text1"/>
              </w:rPr>
              <w:t>Shashank Nishad</w:t>
            </w:r>
          </w:p>
        </w:tc>
      </w:tr>
      <w:tr w:rsidR="008C3F80" w:rsidRPr="001A024A" w14:paraId="02ADB743" w14:textId="77777777" w:rsidTr="00787014">
        <w:trPr>
          <w:trHeight w:val="274"/>
        </w:trPr>
        <w:tc>
          <w:tcPr>
            <w:tcW w:w="2260" w:type="dxa"/>
            <w:tcBorders>
              <w:left w:val="single" w:sz="8" w:space="0" w:color="auto"/>
              <w:right w:val="single" w:sz="8" w:space="0" w:color="auto"/>
            </w:tcBorders>
            <w:vAlign w:val="bottom"/>
          </w:tcPr>
          <w:p w14:paraId="702BD58B" w14:textId="77777777" w:rsidR="008C3F80" w:rsidRPr="001A024A" w:rsidRDefault="008C3F80" w:rsidP="00787014">
            <w:pPr>
              <w:rPr>
                <w:rFonts w:ascii="Arial" w:hAnsi="Arial" w:cs="Arial"/>
                <w:color w:val="000000" w:themeColor="text1"/>
                <w:sz w:val="23"/>
                <w:szCs w:val="23"/>
              </w:rPr>
            </w:pPr>
          </w:p>
        </w:tc>
        <w:tc>
          <w:tcPr>
            <w:tcW w:w="2260" w:type="dxa"/>
            <w:tcBorders>
              <w:right w:val="single" w:sz="8" w:space="0" w:color="auto"/>
            </w:tcBorders>
            <w:vAlign w:val="bottom"/>
          </w:tcPr>
          <w:p w14:paraId="5CAC1720" w14:textId="77777777" w:rsidR="008C3F80" w:rsidRPr="001A024A" w:rsidRDefault="008C3F80" w:rsidP="00787014">
            <w:pPr>
              <w:rPr>
                <w:rFonts w:ascii="Arial" w:hAnsi="Arial" w:cs="Arial"/>
                <w:color w:val="000000" w:themeColor="text1"/>
                <w:sz w:val="23"/>
                <w:szCs w:val="23"/>
              </w:rPr>
            </w:pPr>
          </w:p>
        </w:tc>
        <w:tc>
          <w:tcPr>
            <w:tcW w:w="2240" w:type="dxa"/>
            <w:tcBorders>
              <w:right w:val="single" w:sz="8" w:space="0" w:color="auto"/>
            </w:tcBorders>
            <w:vAlign w:val="bottom"/>
          </w:tcPr>
          <w:p w14:paraId="51001A8A"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Introduction,</w:t>
            </w:r>
          </w:p>
        </w:tc>
        <w:tc>
          <w:tcPr>
            <w:tcW w:w="2260" w:type="dxa"/>
            <w:tcBorders>
              <w:right w:val="single" w:sz="8" w:space="0" w:color="auto"/>
            </w:tcBorders>
            <w:vAlign w:val="bottom"/>
          </w:tcPr>
          <w:p w14:paraId="0C06F9E7" w14:textId="77777777" w:rsidR="008C3F80" w:rsidRPr="001A024A" w:rsidRDefault="008C3F80" w:rsidP="00787014">
            <w:pPr>
              <w:rPr>
                <w:rFonts w:ascii="Arial" w:hAnsi="Arial" w:cs="Arial"/>
                <w:color w:val="000000" w:themeColor="text1"/>
                <w:sz w:val="23"/>
                <w:szCs w:val="23"/>
              </w:rPr>
            </w:pPr>
          </w:p>
        </w:tc>
      </w:tr>
      <w:tr w:rsidR="008C3F80" w:rsidRPr="001A024A" w14:paraId="1154FDD8" w14:textId="77777777" w:rsidTr="00787014">
        <w:trPr>
          <w:trHeight w:val="274"/>
        </w:trPr>
        <w:tc>
          <w:tcPr>
            <w:tcW w:w="2260" w:type="dxa"/>
            <w:tcBorders>
              <w:left w:val="single" w:sz="8" w:space="0" w:color="auto"/>
              <w:right w:val="single" w:sz="8" w:space="0" w:color="auto"/>
            </w:tcBorders>
            <w:vAlign w:val="bottom"/>
          </w:tcPr>
          <w:p w14:paraId="5D5C3C7C" w14:textId="77777777" w:rsidR="008C3F80" w:rsidRPr="001A024A" w:rsidRDefault="008C3F80" w:rsidP="00787014">
            <w:pPr>
              <w:rPr>
                <w:rFonts w:ascii="Arial" w:hAnsi="Arial" w:cs="Arial"/>
                <w:color w:val="000000" w:themeColor="text1"/>
                <w:sz w:val="23"/>
                <w:szCs w:val="23"/>
              </w:rPr>
            </w:pPr>
          </w:p>
        </w:tc>
        <w:tc>
          <w:tcPr>
            <w:tcW w:w="2260" w:type="dxa"/>
            <w:tcBorders>
              <w:right w:val="single" w:sz="8" w:space="0" w:color="auto"/>
            </w:tcBorders>
            <w:vAlign w:val="bottom"/>
          </w:tcPr>
          <w:p w14:paraId="36895544" w14:textId="77777777" w:rsidR="008C3F80" w:rsidRPr="001A024A" w:rsidRDefault="008C3F80" w:rsidP="00787014">
            <w:pPr>
              <w:rPr>
                <w:rFonts w:ascii="Arial" w:hAnsi="Arial" w:cs="Arial"/>
                <w:color w:val="000000" w:themeColor="text1"/>
                <w:sz w:val="23"/>
                <w:szCs w:val="23"/>
              </w:rPr>
            </w:pPr>
          </w:p>
        </w:tc>
        <w:tc>
          <w:tcPr>
            <w:tcW w:w="2240" w:type="dxa"/>
            <w:tcBorders>
              <w:right w:val="single" w:sz="8" w:space="0" w:color="auto"/>
            </w:tcBorders>
            <w:vAlign w:val="bottom"/>
          </w:tcPr>
          <w:p w14:paraId="4D98D19E"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General Description</w:t>
            </w:r>
          </w:p>
        </w:tc>
        <w:tc>
          <w:tcPr>
            <w:tcW w:w="2260" w:type="dxa"/>
            <w:tcBorders>
              <w:right w:val="single" w:sz="8" w:space="0" w:color="auto"/>
            </w:tcBorders>
            <w:vAlign w:val="bottom"/>
          </w:tcPr>
          <w:p w14:paraId="7AAE71E9" w14:textId="77777777" w:rsidR="008C3F80" w:rsidRPr="001A024A" w:rsidRDefault="008C3F80" w:rsidP="00787014">
            <w:pPr>
              <w:rPr>
                <w:rFonts w:ascii="Arial" w:hAnsi="Arial" w:cs="Arial"/>
                <w:color w:val="000000" w:themeColor="text1"/>
                <w:sz w:val="23"/>
                <w:szCs w:val="23"/>
              </w:rPr>
            </w:pPr>
          </w:p>
        </w:tc>
      </w:tr>
      <w:tr w:rsidR="008C3F80" w:rsidRPr="001A024A" w14:paraId="041C84CA" w14:textId="77777777" w:rsidTr="00787014">
        <w:trPr>
          <w:trHeight w:val="530"/>
        </w:trPr>
        <w:tc>
          <w:tcPr>
            <w:tcW w:w="2260" w:type="dxa"/>
            <w:tcBorders>
              <w:left w:val="single" w:sz="8" w:space="0" w:color="auto"/>
              <w:bottom w:val="single" w:sz="8" w:space="0" w:color="auto"/>
              <w:right w:val="single" w:sz="8" w:space="0" w:color="auto"/>
            </w:tcBorders>
            <w:vAlign w:val="bottom"/>
          </w:tcPr>
          <w:p w14:paraId="049B073D"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4A715260" w14:textId="77777777" w:rsidR="008C3F80" w:rsidRPr="001A024A" w:rsidRDefault="008C3F80" w:rsidP="00787014">
            <w:pPr>
              <w:rPr>
                <w:rFonts w:ascii="Arial" w:hAnsi="Arial" w:cs="Arial"/>
                <w:color w:val="000000" w:themeColor="text1"/>
                <w:szCs w:val="24"/>
              </w:rPr>
            </w:pPr>
          </w:p>
        </w:tc>
        <w:tc>
          <w:tcPr>
            <w:tcW w:w="2240" w:type="dxa"/>
            <w:tcBorders>
              <w:bottom w:val="single" w:sz="8" w:space="0" w:color="auto"/>
              <w:right w:val="single" w:sz="8" w:space="0" w:color="auto"/>
            </w:tcBorders>
            <w:vAlign w:val="bottom"/>
          </w:tcPr>
          <w:p w14:paraId="787214F3"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4B9A9394" w14:textId="77777777" w:rsidR="008C3F80" w:rsidRPr="001A024A" w:rsidRDefault="008C3F80" w:rsidP="00787014">
            <w:pPr>
              <w:rPr>
                <w:rFonts w:ascii="Arial" w:hAnsi="Arial" w:cs="Arial"/>
                <w:color w:val="000000" w:themeColor="text1"/>
                <w:szCs w:val="24"/>
              </w:rPr>
            </w:pPr>
          </w:p>
        </w:tc>
      </w:tr>
      <w:tr w:rsidR="008C3F80" w:rsidRPr="001A024A" w14:paraId="4B7F8ACF" w14:textId="77777777" w:rsidTr="00787014">
        <w:trPr>
          <w:trHeight w:val="271"/>
        </w:trPr>
        <w:tc>
          <w:tcPr>
            <w:tcW w:w="2260" w:type="dxa"/>
            <w:tcBorders>
              <w:left w:val="single" w:sz="8" w:space="0" w:color="auto"/>
              <w:right w:val="single" w:sz="8" w:space="0" w:color="auto"/>
            </w:tcBorders>
            <w:vAlign w:val="bottom"/>
          </w:tcPr>
          <w:p w14:paraId="551EDBB3"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26/0</w:t>
            </w:r>
            <w:r>
              <w:rPr>
                <w:rFonts w:ascii="Arial" w:eastAsia="Arial" w:hAnsi="Arial" w:cs="Arial"/>
                <w:color w:val="000000" w:themeColor="text1"/>
              </w:rPr>
              <w:t>7</w:t>
            </w:r>
            <w:r w:rsidRPr="001A024A">
              <w:rPr>
                <w:rFonts w:ascii="Arial" w:eastAsia="Arial" w:hAnsi="Arial" w:cs="Arial"/>
                <w:color w:val="000000" w:themeColor="text1"/>
              </w:rPr>
              <w:t>/2022</w:t>
            </w:r>
          </w:p>
        </w:tc>
        <w:tc>
          <w:tcPr>
            <w:tcW w:w="2260" w:type="dxa"/>
            <w:tcBorders>
              <w:right w:val="single" w:sz="8" w:space="0" w:color="auto"/>
            </w:tcBorders>
            <w:vAlign w:val="bottom"/>
          </w:tcPr>
          <w:p w14:paraId="1BDF4336"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1.1</w:t>
            </w:r>
          </w:p>
        </w:tc>
        <w:tc>
          <w:tcPr>
            <w:tcW w:w="2240" w:type="dxa"/>
            <w:tcBorders>
              <w:right w:val="single" w:sz="8" w:space="0" w:color="auto"/>
            </w:tcBorders>
            <w:vAlign w:val="bottom"/>
          </w:tcPr>
          <w:p w14:paraId="5F2238A5"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Design Detail, KPI,</w:t>
            </w:r>
          </w:p>
        </w:tc>
        <w:tc>
          <w:tcPr>
            <w:tcW w:w="2260" w:type="dxa"/>
            <w:tcBorders>
              <w:right w:val="single" w:sz="8" w:space="0" w:color="auto"/>
            </w:tcBorders>
            <w:vAlign w:val="bottom"/>
          </w:tcPr>
          <w:p w14:paraId="3EE3FD77" w14:textId="77777777" w:rsidR="008C3F80" w:rsidRPr="001A024A" w:rsidRDefault="008C3F80" w:rsidP="00787014">
            <w:pPr>
              <w:rPr>
                <w:rFonts w:ascii="Arial" w:hAnsi="Arial" w:cs="Arial"/>
                <w:color w:val="000000" w:themeColor="text1"/>
                <w:sz w:val="20"/>
                <w:szCs w:val="20"/>
              </w:rPr>
            </w:pPr>
            <w:r w:rsidRPr="001A024A">
              <w:rPr>
                <w:rFonts w:ascii="Arial" w:eastAsia="Arial" w:hAnsi="Arial" w:cs="Arial"/>
                <w:color w:val="000000" w:themeColor="text1"/>
              </w:rPr>
              <w:t>Shashank Nishad</w:t>
            </w:r>
          </w:p>
        </w:tc>
      </w:tr>
      <w:tr w:rsidR="008C3F80" w:rsidRPr="001A024A" w14:paraId="55B0B33A" w14:textId="77777777" w:rsidTr="00787014">
        <w:trPr>
          <w:trHeight w:val="274"/>
        </w:trPr>
        <w:tc>
          <w:tcPr>
            <w:tcW w:w="2260" w:type="dxa"/>
            <w:tcBorders>
              <w:left w:val="single" w:sz="8" w:space="0" w:color="auto"/>
              <w:right w:val="single" w:sz="8" w:space="0" w:color="auto"/>
            </w:tcBorders>
            <w:vAlign w:val="bottom"/>
          </w:tcPr>
          <w:p w14:paraId="76FCF319" w14:textId="77777777" w:rsidR="008C3F80" w:rsidRPr="001A024A" w:rsidRDefault="008C3F80" w:rsidP="00787014">
            <w:pPr>
              <w:rPr>
                <w:rFonts w:ascii="Arial" w:hAnsi="Arial" w:cs="Arial"/>
                <w:color w:val="000000" w:themeColor="text1"/>
                <w:sz w:val="23"/>
                <w:szCs w:val="23"/>
              </w:rPr>
            </w:pPr>
          </w:p>
        </w:tc>
        <w:tc>
          <w:tcPr>
            <w:tcW w:w="2260" w:type="dxa"/>
            <w:tcBorders>
              <w:right w:val="single" w:sz="8" w:space="0" w:color="auto"/>
            </w:tcBorders>
            <w:vAlign w:val="bottom"/>
          </w:tcPr>
          <w:p w14:paraId="6107065C" w14:textId="77777777" w:rsidR="008C3F80" w:rsidRPr="001A024A" w:rsidRDefault="008C3F80" w:rsidP="00787014">
            <w:pPr>
              <w:rPr>
                <w:rFonts w:ascii="Arial" w:hAnsi="Arial" w:cs="Arial"/>
                <w:color w:val="000000" w:themeColor="text1"/>
                <w:sz w:val="23"/>
                <w:szCs w:val="23"/>
              </w:rPr>
            </w:pPr>
          </w:p>
        </w:tc>
        <w:tc>
          <w:tcPr>
            <w:tcW w:w="2240" w:type="dxa"/>
            <w:tcBorders>
              <w:right w:val="single" w:sz="8" w:space="0" w:color="auto"/>
            </w:tcBorders>
            <w:vAlign w:val="bottom"/>
          </w:tcPr>
          <w:p w14:paraId="658BD00F"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Deployment</w:t>
            </w:r>
          </w:p>
        </w:tc>
        <w:tc>
          <w:tcPr>
            <w:tcW w:w="2260" w:type="dxa"/>
            <w:tcBorders>
              <w:right w:val="single" w:sz="8" w:space="0" w:color="auto"/>
            </w:tcBorders>
            <w:vAlign w:val="bottom"/>
          </w:tcPr>
          <w:p w14:paraId="3FB9CB15" w14:textId="77777777" w:rsidR="008C3F80" w:rsidRPr="001A024A" w:rsidRDefault="008C3F80" w:rsidP="00787014">
            <w:pPr>
              <w:rPr>
                <w:rFonts w:ascii="Arial" w:hAnsi="Arial" w:cs="Arial"/>
                <w:color w:val="000000" w:themeColor="text1"/>
                <w:sz w:val="23"/>
                <w:szCs w:val="23"/>
              </w:rPr>
            </w:pPr>
          </w:p>
        </w:tc>
      </w:tr>
      <w:tr w:rsidR="008C3F80" w:rsidRPr="001A024A" w14:paraId="6DCA7FE4" w14:textId="77777777" w:rsidTr="00787014">
        <w:trPr>
          <w:trHeight w:val="804"/>
        </w:trPr>
        <w:tc>
          <w:tcPr>
            <w:tcW w:w="2260" w:type="dxa"/>
            <w:tcBorders>
              <w:left w:val="single" w:sz="8" w:space="0" w:color="auto"/>
              <w:bottom w:val="single" w:sz="8" w:space="0" w:color="auto"/>
              <w:right w:val="single" w:sz="8" w:space="0" w:color="auto"/>
            </w:tcBorders>
            <w:vAlign w:val="bottom"/>
          </w:tcPr>
          <w:p w14:paraId="76D8A6A9"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707EA57E" w14:textId="77777777" w:rsidR="008C3F80" w:rsidRPr="001A024A" w:rsidRDefault="008C3F80" w:rsidP="00787014">
            <w:pPr>
              <w:rPr>
                <w:rFonts w:ascii="Arial" w:hAnsi="Arial" w:cs="Arial"/>
                <w:color w:val="000000" w:themeColor="text1"/>
                <w:szCs w:val="24"/>
              </w:rPr>
            </w:pPr>
          </w:p>
        </w:tc>
        <w:tc>
          <w:tcPr>
            <w:tcW w:w="2240" w:type="dxa"/>
            <w:tcBorders>
              <w:bottom w:val="single" w:sz="8" w:space="0" w:color="auto"/>
              <w:right w:val="single" w:sz="8" w:space="0" w:color="auto"/>
            </w:tcBorders>
            <w:vAlign w:val="bottom"/>
          </w:tcPr>
          <w:p w14:paraId="459FB59B"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1B06C544" w14:textId="77777777" w:rsidR="008C3F80" w:rsidRPr="001A024A" w:rsidRDefault="008C3F80" w:rsidP="00787014">
            <w:pPr>
              <w:rPr>
                <w:rFonts w:ascii="Arial" w:hAnsi="Arial" w:cs="Arial"/>
                <w:color w:val="000000" w:themeColor="text1"/>
                <w:szCs w:val="24"/>
              </w:rPr>
            </w:pPr>
          </w:p>
        </w:tc>
      </w:tr>
      <w:tr w:rsidR="008C3F80" w:rsidRPr="001A024A" w14:paraId="7787E869" w14:textId="77777777" w:rsidTr="00787014">
        <w:trPr>
          <w:trHeight w:val="271"/>
        </w:trPr>
        <w:tc>
          <w:tcPr>
            <w:tcW w:w="2260" w:type="dxa"/>
            <w:tcBorders>
              <w:left w:val="single" w:sz="8" w:space="0" w:color="auto"/>
              <w:right w:val="single" w:sz="8" w:space="0" w:color="auto"/>
            </w:tcBorders>
            <w:vAlign w:val="bottom"/>
          </w:tcPr>
          <w:p w14:paraId="0C9944E5"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03/0</w:t>
            </w:r>
            <w:r>
              <w:rPr>
                <w:rFonts w:ascii="Arial" w:eastAsia="Arial" w:hAnsi="Arial" w:cs="Arial"/>
                <w:color w:val="000000" w:themeColor="text1"/>
              </w:rPr>
              <w:t>7</w:t>
            </w:r>
            <w:r w:rsidRPr="001A024A">
              <w:rPr>
                <w:rFonts w:ascii="Arial" w:eastAsia="Arial" w:hAnsi="Arial" w:cs="Arial"/>
                <w:color w:val="000000" w:themeColor="text1"/>
              </w:rPr>
              <w:t>/2022</w:t>
            </w:r>
          </w:p>
        </w:tc>
        <w:tc>
          <w:tcPr>
            <w:tcW w:w="2260" w:type="dxa"/>
            <w:tcBorders>
              <w:right w:val="single" w:sz="8" w:space="0" w:color="auto"/>
            </w:tcBorders>
            <w:vAlign w:val="bottom"/>
          </w:tcPr>
          <w:p w14:paraId="6EF4AA6E" w14:textId="77777777" w:rsidR="008C3F80" w:rsidRPr="001A024A" w:rsidRDefault="008C3F80" w:rsidP="00787014">
            <w:pPr>
              <w:ind w:left="100"/>
              <w:rPr>
                <w:rFonts w:ascii="Arial" w:hAnsi="Arial" w:cs="Arial"/>
                <w:color w:val="000000" w:themeColor="text1"/>
                <w:sz w:val="20"/>
                <w:szCs w:val="20"/>
              </w:rPr>
            </w:pPr>
            <w:r w:rsidRPr="001A024A">
              <w:rPr>
                <w:rFonts w:ascii="Arial" w:eastAsia="Arial" w:hAnsi="Arial" w:cs="Arial"/>
                <w:color w:val="000000" w:themeColor="text1"/>
              </w:rPr>
              <w:t>1.2</w:t>
            </w:r>
          </w:p>
        </w:tc>
        <w:tc>
          <w:tcPr>
            <w:tcW w:w="2240" w:type="dxa"/>
            <w:tcBorders>
              <w:right w:val="single" w:sz="8" w:space="0" w:color="auto"/>
            </w:tcBorders>
            <w:vAlign w:val="bottom"/>
          </w:tcPr>
          <w:p w14:paraId="3B3B225E" w14:textId="77777777" w:rsidR="008C3F80" w:rsidRPr="001A024A" w:rsidRDefault="008C3F80" w:rsidP="00787014">
            <w:pPr>
              <w:ind w:left="80"/>
              <w:rPr>
                <w:rFonts w:ascii="Arial" w:hAnsi="Arial" w:cs="Arial"/>
                <w:color w:val="000000" w:themeColor="text1"/>
                <w:sz w:val="20"/>
                <w:szCs w:val="20"/>
              </w:rPr>
            </w:pPr>
            <w:r w:rsidRPr="001A024A">
              <w:rPr>
                <w:rFonts w:ascii="Arial" w:eastAsia="Arial" w:hAnsi="Arial" w:cs="Arial"/>
                <w:color w:val="000000" w:themeColor="text1"/>
              </w:rPr>
              <w:t>Final Revision</w:t>
            </w:r>
          </w:p>
        </w:tc>
        <w:tc>
          <w:tcPr>
            <w:tcW w:w="2260" w:type="dxa"/>
            <w:tcBorders>
              <w:right w:val="single" w:sz="8" w:space="0" w:color="auto"/>
            </w:tcBorders>
            <w:vAlign w:val="bottom"/>
          </w:tcPr>
          <w:p w14:paraId="66A232E8" w14:textId="77777777" w:rsidR="008C3F80" w:rsidRPr="001A024A" w:rsidRDefault="008C3F80" w:rsidP="00787014">
            <w:pPr>
              <w:rPr>
                <w:rFonts w:ascii="Arial" w:hAnsi="Arial" w:cs="Arial"/>
                <w:color w:val="000000" w:themeColor="text1"/>
                <w:sz w:val="20"/>
                <w:szCs w:val="20"/>
              </w:rPr>
            </w:pPr>
            <w:r w:rsidRPr="001A024A">
              <w:rPr>
                <w:rFonts w:ascii="Arial" w:eastAsia="Arial" w:hAnsi="Arial" w:cs="Arial"/>
                <w:color w:val="000000" w:themeColor="text1"/>
              </w:rPr>
              <w:t>Shashank Nishad</w:t>
            </w:r>
          </w:p>
        </w:tc>
      </w:tr>
      <w:tr w:rsidR="008C3F80" w:rsidRPr="001A024A" w14:paraId="088FFE16" w14:textId="77777777" w:rsidTr="00787014">
        <w:trPr>
          <w:trHeight w:val="1077"/>
        </w:trPr>
        <w:tc>
          <w:tcPr>
            <w:tcW w:w="2260" w:type="dxa"/>
            <w:tcBorders>
              <w:left w:val="single" w:sz="8" w:space="0" w:color="auto"/>
              <w:bottom w:val="single" w:sz="8" w:space="0" w:color="auto"/>
              <w:right w:val="single" w:sz="8" w:space="0" w:color="auto"/>
            </w:tcBorders>
            <w:vAlign w:val="bottom"/>
          </w:tcPr>
          <w:p w14:paraId="33EC0732"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00DCD72B" w14:textId="77777777" w:rsidR="008C3F80" w:rsidRPr="001A024A" w:rsidRDefault="008C3F80" w:rsidP="00787014">
            <w:pPr>
              <w:rPr>
                <w:rFonts w:ascii="Arial" w:hAnsi="Arial" w:cs="Arial"/>
                <w:color w:val="000000" w:themeColor="text1"/>
                <w:szCs w:val="24"/>
              </w:rPr>
            </w:pPr>
          </w:p>
        </w:tc>
        <w:tc>
          <w:tcPr>
            <w:tcW w:w="2240" w:type="dxa"/>
            <w:tcBorders>
              <w:bottom w:val="single" w:sz="8" w:space="0" w:color="auto"/>
              <w:right w:val="single" w:sz="8" w:space="0" w:color="auto"/>
            </w:tcBorders>
            <w:vAlign w:val="bottom"/>
          </w:tcPr>
          <w:p w14:paraId="33374378"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6A242AEF" w14:textId="77777777" w:rsidR="008C3F80" w:rsidRPr="001A024A" w:rsidRDefault="008C3F80" w:rsidP="00787014">
            <w:pPr>
              <w:rPr>
                <w:rFonts w:ascii="Arial" w:hAnsi="Arial" w:cs="Arial"/>
                <w:color w:val="000000" w:themeColor="text1"/>
                <w:szCs w:val="24"/>
              </w:rPr>
            </w:pPr>
          </w:p>
        </w:tc>
      </w:tr>
    </w:tbl>
    <w:p w14:paraId="17135954" w14:textId="77777777" w:rsidR="008C3F80" w:rsidRPr="001A024A" w:rsidRDefault="008C3F80" w:rsidP="008C3F80">
      <w:pPr>
        <w:spacing w:line="200" w:lineRule="exact"/>
        <w:ind w:left="720"/>
        <w:rPr>
          <w:rFonts w:ascii="Arial" w:hAnsi="Arial" w:cs="Arial"/>
          <w:color w:val="000000" w:themeColor="text1"/>
          <w:sz w:val="20"/>
          <w:szCs w:val="20"/>
        </w:rPr>
      </w:pPr>
    </w:p>
    <w:p w14:paraId="5C569BFE" w14:textId="77777777" w:rsidR="008C3F80" w:rsidRPr="001A024A" w:rsidRDefault="008C3F80" w:rsidP="008C3F80">
      <w:pPr>
        <w:spacing w:line="200" w:lineRule="exact"/>
        <w:ind w:left="720"/>
        <w:rPr>
          <w:rFonts w:ascii="Arial" w:hAnsi="Arial" w:cs="Arial"/>
          <w:color w:val="000000" w:themeColor="text1"/>
          <w:sz w:val="20"/>
          <w:szCs w:val="20"/>
        </w:rPr>
      </w:pPr>
    </w:p>
    <w:p w14:paraId="01AB4D1F" w14:textId="77777777" w:rsidR="008C3F80" w:rsidRPr="001A024A" w:rsidRDefault="008C3F80" w:rsidP="008C3F80">
      <w:pPr>
        <w:spacing w:line="200" w:lineRule="exact"/>
        <w:ind w:left="720"/>
        <w:rPr>
          <w:rFonts w:ascii="Arial" w:hAnsi="Arial" w:cs="Arial"/>
          <w:color w:val="000000" w:themeColor="text1"/>
          <w:sz w:val="20"/>
          <w:szCs w:val="20"/>
        </w:rPr>
      </w:pPr>
    </w:p>
    <w:p w14:paraId="23BA5CAE" w14:textId="77777777" w:rsidR="008C3F80" w:rsidRPr="001A024A" w:rsidRDefault="008C3F80" w:rsidP="008C3F80">
      <w:pPr>
        <w:spacing w:line="200" w:lineRule="exact"/>
        <w:ind w:left="720"/>
        <w:rPr>
          <w:rFonts w:ascii="Arial" w:hAnsi="Arial" w:cs="Arial"/>
          <w:color w:val="000000" w:themeColor="text1"/>
          <w:sz w:val="20"/>
          <w:szCs w:val="20"/>
        </w:rPr>
      </w:pPr>
    </w:p>
    <w:p w14:paraId="3F823E74" w14:textId="77777777" w:rsidR="008C3F80" w:rsidRPr="001A024A" w:rsidRDefault="008C3F80" w:rsidP="008C3F80">
      <w:pPr>
        <w:spacing w:line="200" w:lineRule="exact"/>
        <w:ind w:left="720"/>
        <w:rPr>
          <w:rFonts w:ascii="Arial" w:hAnsi="Arial" w:cs="Arial"/>
          <w:color w:val="000000" w:themeColor="text1"/>
          <w:sz w:val="20"/>
          <w:szCs w:val="20"/>
        </w:rPr>
      </w:pPr>
    </w:p>
    <w:p w14:paraId="02A2BE50" w14:textId="77777777" w:rsidR="008C3F80" w:rsidRPr="001A024A" w:rsidRDefault="008C3F80" w:rsidP="008C3F80">
      <w:pPr>
        <w:spacing w:line="200" w:lineRule="exact"/>
        <w:ind w:left="720"/>
        <w:rPr>
          <w:rFonts w:ascii="Arial" w:hAnsi="Arial" w:cs="Arial"/>
          <w:color w:val="000000" w:themeColor="text1"/>
          <w:sz w:val="20"/>
          <w:szCs w:val="20"/>
        </w:rPr>
      </w:pPr>
    </w:p>
    <w:p w14:paraId="386BB231" w14:textId="77777777" w:rsidR="008C3F80" w:rsidRPr="001A024A" w:rsidRDefault="008C3F80" w:rsidP="008C3F80">
      <w:pPr>
        <w:spacing w:line="200" w:lineRule="exact"/>
        <w:ind w:left="720"/>
        <w:rPr>
          <w:rFonts w:ascii="Arial" w:hAnsi="Arial" w:cs="Arial"/>
          <w:color w:val="000000" w:themeColor="text1"/>
          <w:sz w:val="20"/>
          <w:szCs w:val="20"/>
        </w:rPr>
      </w:pPr>
    </w:p>
    <w:p w14:paraId="169FE550" w14:textId="77777777" w:rsidR="008C3F80" w:rsidRPr="001A024A" w:rsidRDefault="008C3F80" w:rsidP="008C3F80">
      <w:pPr>
        <w:spacing w:line="200" w:lineRule="exact"/>
        <w:rPr>
          <w:rFonts w:ascii="Arial" w:hAnsi="Arial" w:cs="Arial"/>
          <w:color w:val="000000" w:themeColor="text1"/>
          <w:sz w:val="20"/>
          <w:szCs w:val="20"/>
        </w:rPr>
      </w:pPr>
    </w:p>
    <w:p w14:paraId="0F2CDA93" w14:textId="77777777" w:rsidR="008C3F80" w:rsidRPr="001A024A" w:rsidRDefault="008C3F80" w:rsidP="008C3F80">
      <w:pPr>
        <w:spacing w:line="200" w:lineRule="exact"/>
        <w:rPr>
          <w:rFonts w:ascii="Arial" w:hAnsi="Arial" w:cs="Arial"/>
          <w:color w:val="000000" w:themeColor="text1"/>
          <w:sz w:val="20"/>
          <w:szCs w:val="20"/>
        </w:rPr>
      </w:pPr>
    </w:p>
    <w:p w14:paraId="46C9E8D5" w14:textId="77777777" w:rsidR="008C3F80" w:rsidRPr="001A024A" w:rsidRDefault="008C3F80" w:rsidP="008C3F80">
      <w:pPr>
        <w:spacing w:line="200" w:lineRule="exact"/>
        <w:rPr>
          <w:rFonts w:ascii="Arial" w:hAnsi="Arial" w:cs="Arial"/>
          <w:color w:val="000000" w:themeColor="text1"/>
          <w:sz w:val="20"/>
          <w:szCs w:val="20"/>
        </w:rPr>
      </w:pPr>
    </w:p>
    <w:p w14:paraId="4AF60C65" w14:textId="77777777" w:rsidR="008C3F80" w:rsidRPr="001A024A" w:rsidRDefault="008C3F80" w:rsidP="008C3F80">
      <w:pPr>
        <w:spacing w:line="200" w:lineRule="exact"/>
        <w:rPr>
          <w:rFonts w:ascii="Arial" w:hAnsi="Arial" w:cs="Arial"/>
          <w:color w:val="000000" w:themeColor="text1"/>
          <w:sz w:val="20"/>
          <w:szCs w:val="20"/>
        </w:rPr>
      </w:pPr>
    </w:p>
    <w:p w14:paraId="5C465070" w14:textId="77777777" w:rsidR="008C3F80" w:rsidRPr="001A024A" w:rsidRDefault="008C3F80" w:rsidP="008C3F80">
      <w:pPr>
        <w:spacing w:line="200" w:lineRule="exact"/>
        <w:rPr>
          <w:rFonts w:ascii="Arial" w:hAnsi="Arial" w:cs="Arial"/>
          <w:color w:val="000000" w:themeColor="text1"/>
          <w:sz w:val="20"/>
          <w:szCs w:val="20"/>
        </w:rPr>
      </w:pPr>
    </w:p>
    <w:p w14:paraId="1088B90C" w14:textId="77777777" w:rsidR="008C3F80" w:rsidRPr="001A024A" w:rsidRDefault="008C3F80" w:rsidP="008C3F80">
      <w:pPr>
        <w:spacing w:line="200" w:lineRule="exact"/>
        <w:rPr>
          <w:rFonts w:ascii="Arial" w:hAnsi="Arial" w:cs="Arial"/>
          <w:color w:val="000000" w:themeColor="text1"/>
          <w:sz w:val="20"/>
          <w:szCs w:val="20"/>
        </w:rPr>
      </w:pPr>
    </w:p>
    <w:p w14:paraId="682FCB76" w14:textId="77777777" w:rsidR="008C3F80" w:rsidRPr="001A024A" w:rsidRDefault="008C3F80" w:rsidP="008C3F80">
      <w:pPr>
        <w:spacing w:line="200" w:lineRule="exact"/>
        <w:rPr>
          <w:rFonts w:ascii="Arial" w:hAnsi="Arial" w:cs="Arial"/>
          <w:color w:val="000000" w:themeColor="text1"/>
          <w:sz w:val="20"/>
          <w:szCs w:val="20"/>
        </w:rPr>
      </w:pPr>
    </w:p>
    <w:p w14:paraId="0C9D605C" w14:textId="77777777" w:rsidR="008C3F80" w:rsidRPr="001A024A" w:rsidRDefault="008C3F80" w:rsidP="008C3F80">
      <w:pPr>
        <w:spacing w:line="200" w:lineRule="exact"/>
        <w:rPr>
          <w:rFonts w:ascii="Arial" w:hAnsi="Arial" w:cs="Arial"/>
          <w:color w:val="000000" w:themeColor="text1"/>
          <w:sz w:val="20"/>
          <w:szCs w:val="20"/>
        </w:rPr>
      </w:pPr>
    </w:p>
    <w:p w14:paraId="0C8671E2" w14:textId="77777777" w:rsidR="008C3F80" w:rsidRPr="001A024A" w:rsidRDefault="008C3F80" w:rsidP="008C3F80">
      <w:pPr>
        <w:spacing w:line="200" w:lineRule="exact"/>
        <w:rPr>
          <w:rFonts w:ascii="Arial" w:hAnsi="Arial" w:cs="Arial"/>
          <w:color w:val="000000" w:themeColor="text1"/>
          <w:sz w:val="20"/>
          <w:szCs w:val="20"/>
        </w:rPr>
      </w:pPr>
    </w:p>
    <w:p w14:paraId="1CCB9105"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High Level Design (HLD)</w:t>
      </w:r>
    </w:p>
    <w:p w14:paraId="48871CD8" w14:textId="77777777" w:rsidR="008C3F80" w:rsidRPr="001A024A" w:rsidRDefault="008C3F80" w:rsidP="008C3F80">
      <w:pPr>
        <w:rPr>
          <w:rFonts w:ascii="Arial" w:hAnsi="Arial" w:cs="Arial"/>
          <w:color w:val="000000" w:themeColor="text1"/>
        </w:rPr>
      </w:pPr>
    </w:p>
    <w:p w14:paraId="026A74DF" w14:textId="77777777" w:rsidR="008C3F80" w:rsidRPr="001A024A" w:rsidRDefault="008C3F80" w:rsidP="008C3F80">
      <w:pPr>
        <w:ind w:left="720"/>
        <w:rPr>
          <w:rFonts w:ascii="Arial" w:hAnsi="Arial" w:cs="Arial"/>
          <w:b/>
          <w:bCs/>
          <w:color w:val="000000" w:themeColor="text1"/>
          <w:sz w:val="36"/>
          <w:szCs w:val="36"/>
        </w:rPr>
      </w:pPr>
      <w:r w:rsidRPr="001A024A">
        <w:rPr>
          <w:rFonts w:ascii="Arial" w:hAnsi="Arial" w:cs="Arial"/>
          <w:b/>
          <w:bCs/>
          <w:color w:val="000000" w:themeColor="text1"/>
          <w:sz w:val="36"/>
          <w:szCs w:val="36"/>
        </w:rPr>
        <w:t>Contents</w:t>
      </w:r>
    </w:p>
    <w:p w14:paraId="49123FCA"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Document Version Control.........................................................................................................2</w:t>
      </w:r>
    </w:p>
    <w:p w14:paraId="5C260BBD"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Abstract...................................................................................................................3</w:t>
      </w:r>
    </w:p>
    <w:p w14:paraId="3A9D3CF5"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1 Introduction .........................................................................................................5</w:t>
      </w:r>
    </w:p>
    <w:p w14:paraId="3D38610A" w14:textId="77777777" w:rsidR="008C3F80" w:rsidRPr="001A024A" w:rsidRDefault="008C3F80" w:rsidP="008C3F80">
      <w:pPr>
        <w:ind w:left="1440"/>
        <w:rPr>
          <w:rFonts w:ascii="Arial" w:hAnsi="Arial" w:cs="Arial"/>
          <w:color w:val="000000" w:themeColor="text1"/>
        </w:rPr>
      </w:pPr>
      <w:r w:rsidRPr="001A024A">
        <w:rPr>
          <w:rFonts w:ascii="Arial" w:hAnsi="Arial" w:cs="Arial"/>
          <w:color w:val="000000" w:themeColor="text1"/>
        </w:rPr>
        <w:lastRenderedPageBreak/>
        <w:t>1.1 Why this High-Level Design Document?..........................................................5</w:t>
      </w:r>
    </w:p>
    <w:p w14:paraId="36EF94E6"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1.2 Scope .................................................................................................................5</w:t>
      </w:r>
    </w:p>
    <w:p w14:paraId="20301459"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2 General Description .............................................................................................6</w:t>
      </w:r>
    </w:p>
    <w:p w14:paraId="6F89572C"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2.1 Product Perspective &amp; Problem Statement .......................................................6</w:t>
      </w:r>
    </w:p>
    <w:p w14:paraId="02E21FB6"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2.2 Tools used............................................................................................................6</w:t>
      </w:r>
    </w:p>
    <w:p w14:paraId="37E72BCF"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3 Design Details..........................................................................................................7</w:t>
      </w:r>
    </w:p>
    <w:p w14:paraId="3A8881DD"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3.1 Functional Architecture .......................................................................................7</w:t>
      </w:r>
    </w:p>
    <w:p w14:paraId="21EAC7B7"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3.2 Optimization .........................................................................................................8</w:t>
      </w:r>
    </w:p>
    <w:p w14:paraId="46FC7572"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4 KPIs..............................................................................................................................9</w:t>
      </w:r>
    </w:p>
    <w:p w14:paraId="5E327892"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4.1 KPIs (Key Performance Indicators) .......................................................................9</w:t>
      </w:r>
    </w:p>
    <w:p w14:paraId="514850EE" w14:textId="77777777" w:rsidR="008C3F80" w:rsidRPr="001A024A" w:rsidRDefault="008C3F80" w:rsidP="008C3F80">
      <w:pPr>
        <w:ind w:left="720"/>
        <w:rPr>
          <w:rFonts w:ascii="Arial" w:hAnsi="Arial" w:cs="Arial"/>
          <w:color w:val="000000" w:themeColor="text1"/>
        </w:rPr>
      </w:pPr>
      <w:r w:rsidRPr="001A024A">
        <w:rPr>
          <w:rFonts w:ascii="Arial" w:hAnsi="Arial" w:cs="Arial"/>
          <w:color w:val="000000" w:themeColor="text1"/>
        </w:rPr>
        <w:t>5 Deployment...................................................................................................................9</w:t>
      </w:r>
    </w:p>
    <w:p w14:paraId="5E5596C5" w14:textId="77777777" w:rsidR="008C3F80" w:rsidRPr="001A024A" w:rsidRDefault="008C3F80" w:rsidP="008C3F80">
      <w:pPr>
        <w:ind w:left="720"/>
        <w:rPr>
          <w:rFonts w:ascii="Arial" w:hAnsi="Arial" w:cs="Arial"/>
          <w:color w:val="000000" w:themeColor="text1"/>
        </w:rPr>
      </w:pPr>
    </w:p>
    <w:p w14:paraId="1485FB61" w14:textId="77777777" w:rsidR="008C3F80" w:rsidRPr="001A024A" w:rsidRDefault="008C3F80" w:rsidP="008C3F80">
      <w:pPr>
        <w:rPr>
          <w:rFonts w:ascii="Arial" w:hAnsi="Arial" w:cs="Arial"/>
          <w:color w:val="000000" w:themeColor="text1"/>
        </w:rPr>
      </w:pPr>
    </w:p>
    <w:p w14:paraId="73097CB8" w14:textId="77777777" w:rsidR="008C3F80" w:rsidRPr="001A024A" w:rsidRDefault="008C3F80" w:rsidP="008C3F80">
      <w:pPr>
        <w:rPr>
          <w:rFonts w:ascii="Arial" w:hAnsi="Arial" w:cs="Arial"/>
          <w:color w:val="000000" w:themeColor="text1"/>
        </w:rPr>
      </w:pPr>
    </w:p>
    <w:p w14:paraId="4E029FCB" w14:textId="77777777" w:rsidR="008C3F80" w:rsidRPr="001A024A" w:rsidRDefault="008C3F80" w:rsidP="008C3F80">
      <w:pPr>
        <w:rPr>
          <w:rFonts w:ascii="Arial" w:hAnsi="Arial" w:cs="Arial"/>
          <w:b/>
          <w:bCs/>
          <w:color w:val="000000" w:themeColor="text1"/>
          <w:sz w:val="28"/>
          <w:szCs w:val="28"/>
        </w:rPr>
      </w:pPr>
    </w:p>
    <w:p w14:paraId="55B91FD0" w14:textId="77777777" w:rsidR="008C3F80" w:rsidRPr="001A024A" w:rsidRDefault="008C3F80" w:rsidP="008C3F80">
      <w:pPr>
        <w:rPr>
          <w:rFonts w:ascii="Arial" w:hAnsi="Arial" w:cs="Arial"/>
          <w:b/>
          <w:bCs/>
          <w:color w:val="000000" w:themeColor="text1"/>
          <w:sz w:val="28"/>
          <w:szCs w:val="28"/>
        </w:rPr>
      </w:pPr>
    </w:p>
    <w:p w14:paraId="3A064C13" w14:textId="77777777" w:rsidR="008C3F80" w:rsidRPr="001A024A" w:rsidRDefault="008C3F80" w:rsidP="008C3F80">
      <w:pPr>
        <w:rPr>
          <w:rFonts w:ascii="Arial" w:hAnsi="Arial" w:cs="Arial"/>
          <w:b/>
          <w:bCs/>
          <w:color w:val="000000" w:themeColor="text1"/>
          <w:sz w:val="28"/>
          <w:szCs w:val="28"/>
        </w:rPr>
      </w:pPr>
    </w:p>
    <w:p w14:paraId="1EA142C1" w14:textId="77777777" w:rsidR="008C3F80" w:rsidRPr="001A024A" w:rsidRDefault="008C3F80" w:rsidP="008C3F80">
      <w:pPr>
        <w:rPr>
          <w:rFonts w:ascii="Arial" w:hAnsi="Arial" w:cs="Arial"/>
          <w:b/>
          <w:bCs/>
          <w:color w:val="000000" w:themeColor="text1"/>
          <w:sz w:val="28"/>
          <w:szCs w:val="28"/>
        </w:rPr>
      </w:pPr>
    </w:p>
    <w:p w14:paraId="2B8AB564" w14:textId="77777777" w:rsidR="008C3F80" w:rsidRPr="001A024A" w:rsidRDefault="008C3F80" w:rsidP="008C3F80">
      <w:pPr>
        <w:rPr>
          <w:rFonts w:ascii="Arial" w:hAnsi="Arial" w:cs="Arial"/>
          <w:b/>
          <w:bCs/>
          <w:color w:val="000000" w:themeColor="text1"/>
          <w:sz w:val="28"/>
          <w:szCs w:val="28"/>
        </w:rPr>
      </w:pPr>
    </w:p>
    <w:p w14:paraId="035D778D" w14:textId="77777777" w:rsidR="008C3F80" w:rsidRPr="001A024A" w:rsidRDefault="008C3F80" w:rsidP="008C3F80">
      <w:pPr>
        <w:rPr>
          <w:rFonts w:ascii="Arial" w:hAnsi="Arial" w:cs="Arial"/>
          <w:b/>
          <w:bCs/>
          <w:color w:val="000000" w:themeColor="text1"/>
          <w:sz w:val="28"/>
          <w:szCs w:val="28"/>
        </w:rPr>
      </w:pPr>
    </w:p>
    <w:p w14:paraId="33C014DF" w14:textId="77777777" w:rsidR="008C3F80" w:rsidRPr="001A024A" w:rsidRDefault="008C3F80" w:rsidP="008C3F80">
      <w:pPr>
        <w:ind w:left="720"/>
        <w:rPr>
          <w:rFonts w:ascii="Arial" w:hAnsi="Arial" w:cs="Arial"/>
          <w:b/>
          <w:bCs/>
          <w:color w:val="000000" w:themeColor="text1"/>
          <w:sz w:val="28"/>
          <w:szCs w:val="28"/>
        </w:rPr>
      </w:pPr>
      <w:r w:rsidRPr="001A024A">
        <w:rPr>
          <w:rFonts w:ascii="Arial" w:hAnsi="Arial" w:cs="Arial"/>
          <w:b/>
          <w:bCs/>
          <w:color w:val="000000" w:themeColor="text1"/>
          <w:sz w:val="28"/>
          <w:szCs w:val="28"/>
        </w:rPr>
        <w:t>Abstract</w:t>
      </w:r>
    </w:p>
    <w:p w14:paraId="6AED6EC6" w14:textId="77777777" w:rsidR="008C3F80" w:rsidRPr="001A024A" w:rsidRDefault="008C3F80" w:rsidP="008C3F80">
      <w:pPr>
        <w:ind w:left="720"/>
        <w:rPr>
          <w:rFonts w:ascii="Arial" w:hAnsi="Arial" w:cs="Arial"/>
          <w:color w:val="000000" w:themeColor="text1"/>
          <w:szCs w:val="24"/>
          <w:shd w:val="clear" w:color="auto" w:fill="FFFFFF"/>
        </w:rPr>
      </w:pPr>
      <w:r w:rsidRPr="001A024A">
        <w:rPr>
          <w:rFonts w:ascii="Arial" w:hAnsi="Arial" w:cs="Arial"/>
          <w:color w:val="000000" w:themeColor="text1"/>
          <w:szCs w:val="24"/>
          <w:shd w:val="clear" w:color="auto" w:fill="FFFFFF"/>
        </w:rPr>
        <w:t>Working as a bridge between restaurants and customers, Swiggy utilizes an innovative technology platform that works as a single point of contact. Their app allows urban foodies to order food from nearby restaurants and get it delivered at their doorstep. Customer Segments of Swiggy The customer segments of Swiggy include those people who do not wish to go out to restaurants and eateries to buy food. People who want to order food online and want to get it delivered at their doorsteps are the principal customers of Swiggy</w:t>
      </w:r>
    </w:p>
    <w:p w14:paraId="31BF91E0" w14:textId="77777777" w:rsidR="008C3F80" w:rsidRPr="001A024A" w:rsidRDefault="008C3F80" w:rsidP="008C3F80">
      <w:pPr>
        <w:ind w:left="720"/>
        <w:rPr>
          <w:rFonts w:ascii="Arial" w:hAnsi="Arial" w:cs="Arial"/>
          <w:color w:val="000000" w:themeColor="text1"/>
          <w:szCs w:val="24"/>
          <w:shd w:val="clear" w:color="auto" w:fill="FFFFFF"/>
        </w:rPr>
      </w:pPr>
    </w:p>
    <w:p w14:paraId="1D4C003D" w14:textId="77777777" w:rsidR="008C3F80" w:rsidRPr="001A024A" w:rsidRDefault="008C3F80" w:rsidP="008C3F80">
      <w:pPr>
        <w:rPr>
          <w:rFonts w:ascii="Arial" w:hAnsi="Arial" w:cs="Arial"/>
          <w:color w:val="000000" w:themeColor="text1"/>
          <w:szCs w:val="24"/>
          <w:shd w:val="clear" w:color="auto" w:fill="FFFFFF"/>
        </w:rPr>
      </w:pPr>
    </w:p>
    <w:p w14:paraId="07B1F10A" w14:textId="77777777" w:rsidR="008C3F80" w:rsidRPr="001A024A" w:rsidRDefault="008C3F80" w:rsidP="008C3F80">
      <w:pPr>
        <w:ind w:left="760"/>
        <w:rPr>
          <w:rFonts w:ascii="Arial" w:hAnsi="Arial" w:cs="Arial"/>
          <w:color w:val="000000" w:themeColor="text1"/>
          <w:sz w:val="20"/>
          <w:szCs w:val="20"/>
        </w:rPr>
      </w:pPr>
      <w:r w:rsidRPr="001A024A">
        <w:rPr>
          <w:rFonts w:ascii="Arial" w:eastAsia="Arial" w:hAnsi="Arial" w:cs="Arial"/>
          <w:b/>
          <w:bCs/>
          <w:color w:val="000000" w:themeColor="text1"/>
          <w:sz w:val="32"/>
          <w:szCs w:val="32"/>
        </w:rPr>
        <w:t>1 Introduction</w:t>
      </w:r>
    </w:p>
    <w:p w14:paraId="5078CE0B" w14:textId="77777777" w:rsidR="008C3F80" w:rsidRPr="001A024A" w:rsidRDefault="008C3F80" w:rsidP="008C3F80">
      <w:pPr>
        <w:spacing w:line="302" w:lineRule="exact"/>
        <w:rPr>
          <w:rFonts w:ascii="Arial" w:hAnsi="Arial" w:cs="Arial"/>
          <w:color w:val="000000" w:themeColor="text1"/>
          <w:sz w:val="20"/>
          <w:szCs w:val="20"/>
        </w:rPr>
      </w:pPr>
    </w:p>
    <w:p w14:paraId="45856BCA" w14:textId="77777777" w:rsidR="008C3F80" w:rsidRPr="001A024A" w:rsidRDefault="008C3F80" w:rsidP="008C3F80">
      <w:pPr>
        <w:ind w:left="760"/>
        <w:rPr>
          <w:rFonts w:ascii="Arial" w:hAnsi="Arial" w:cs="Arial"/>
          <w:color w:val="000000" w:themeColor="text1"/>
          <w:sz w:val="20"/>
          <w:szCs w:val="20"/>
        </w:rPr>
      </w:pPr>
      <w:r w:rsidRPr="001A024A">
        <w:rPr>
          <w:rFonts w:ascii="Arial" w:eastAsia="Arial" w:hAnsi="Arial" w:cs="Arial"/>
          <w:b/>
          <w:bCs/>
          <w:color w:val="000000" w:themeColor="text1"/>
          <w:sz w:val="28"/>
          <w:szCs w:val="28"/>
        </w:rPr>
        <w:t>1.1 Why this High-Level Design Document?</w:t>
      </w:r>
    </w:p>
    <w:p w14:paraId="2A84FE86" w14:textId="77777777" w:rsidR="008C3F80" w:rsidRPr="001A024A" w:rsidRDefault="008C3F80" w:rsidP="008C3F80">
      <w:pPr>
        <w:spacing w:line="312" w:lineRule="exact"/>
        <w:rPr>
          <w:rFonts w:ascii="Arial" w:hAnsi="Arial" w:cs="Arial"/>
          <w:color w:val="000000" w:themeColor="text1"/>
          <w:sz w:val="20"/>
          <w:szCs w:val="20"/>
        </w:rPr>
      </w:pPr>
    </w:p>
    <w:p w14:paraId="4B2521DC" w14:textId="77777777" w:rsidR="008C3F80" w:rsidRPr="001A024A" w:rsidRDefault="008C3F80" w:rsidP="008C3F80">
      <w:pPr>
        <w:spacing w:line="246" w:lineRule="auto"/>
        <w:ind w:left="780" w:right="1020" w:hanging="9"/>
        <w:rPr>
          <w:rFonts w:ascii="Arial" w:hAnsi="Arial" w:cs="Arial"/>
          <w:color w:val="000000" w:themeColor="text1"/>
          <w:sz w:val="20"/>
          <w:szCs w:val="20"/>
        </w:rPr>
      </w:pPr>
      <w:r w:rsidRPr="001A024A">
        <w:rPr>
          <w:rFonts w:ascii="Arial" w:eastAsia="Arial" w:hAnsi="Arial" w:cs="Arial"/>
          <w:color w:val="000000" w:themeColor="text1"/>
        </w:rPr>
        <w:t>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14:paraId="6A90E430" w14:textId="77777777" w:rsidR="008C3F80" w:rsidRPr="001A024A" w:rsidRDefault="008C3F80" w:rsidP="008C3F80">
      <w:pPr>
        <w:spacing w:line="284" w:lineRule="exact"/>
        <w:rPr>
          <w:rFonts w:ascii="Arial" w:hAnsi="Arial" w:cs="Arial"/>
          <w:color w:val="000000" w:themeColor="text1"/>
          <w:sz w:val="20"/>
          <w:szCs w:val="20"/>
        </w:rPr>
      </w:pPr>
    </w:p>
    <w:p w14:paraId="538EFB86" w14:textId="77777777" w:rsidR="008C3F80" w:rsidRPr="001A024A" w:rsidRDefault="008C3F80" w:rsidP="008C3F80">
      <w:pPr>
        <w:ind w:left="780"/>
        <w:rPr>
          <w:rFonts w:ascii="Arial" w:hAnsi="Arial" w:cs="Arial"/>
          <w:color w:val="000000" w:themeColor="text1"/>
          <w:sz w:val="20"/>
          <w:szCs w:val="20"/>
        </w:rPr>
      </w:pPr>
      <w:r w:rsidRPr="001A024A">
        <w:rPr>
          <w:rFonts w:ascii="Arial" w:eastAsia="Arial" w:hAnsi="Arial" w:cs="Arial"/>
          <w:b/>
          <w:bCs/>
          <w:color w:val="000000" w:themeColor="text1"/>
        </w:rPr>
        <w:t>The HLD will:</w:t>
      </w:r>
    </w:p>
    <w:p w14:paraId="2F5427B6" w14:textId="77777777" w:rsidR="008C3F80" w:rsidRPr="001A024A" w:rsidRDefault="008C3F80" w:rsidP="008C3F80">
      <w:pPr>
        <w:spacing w:line="306" w:lineRule="exact"/>
        <w:rPr>
          <w:rFonts w:ascii="Arial" w:hAnsi="Arial" w:cs="Arial"/>
          <w:color w:val="000000" w:themeColor="text1"/>
          <w:sz w:val="20"/>
          <w:szCs w:val="20"/>
        </w:rPr>
      </w:pPr>
    </w:p>
    <w:p w14:paraId="4A843766"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Present all of the design aspects and define them in detail</w:t>
      </w:r>
    </w:p>
    <w:p w14:paraId="4D4E2C6E" w14:textId="77777777" w:rsidR="008C3F80" w:rsidRPr="001A024A" w:rsidRDefault="008C3F80" w:rsidP="008C3F80">
      <w:pPr>
        <w:spacing w:line="102" w:lineRule="exact"/>
        <w:rPr>
          <w:rFonts w:ascii="Arial" w:eastAsia="Arial" w:hAnsi="Arial" w:cs="Arial"/>
          <w:color w:val="000000" w:themeColor="text1"/>
        </w:rPr>
      </w:pPr>
    </w:p>
    <w:p w14:paraId="4B0B52C6"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Describe the user interface being implemented</w:t>
      </w:r>
    </w:p>
    <w:p w14:paraId="0C735577" w14:textId="77777777" w:rsidR="008C3F80" w:rsidRPr="001A024A" w:rsidRDefault="008C3F80" w:rsidP="008C3F80">
      <w:pPr>
        <w:spacing w:line="102" w:lineRule="exact"/>
        <w:rPr>
          <w:rFonts w:ascii="Arial" w:eastAsia="Arial" w:hAnsi="Arial" w:cs="Arial"/>
          <w:color w:val="000000" w:themeColor="text1"/>
        </w:rPr>
      </w:pPr>
    </w:p>
    <w:p w14:paraId="3FA28069"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Describe the hardware and software interfaces</w:t>
      </w:r>
    </w:p>
    <w:p w14:paraId="58250F3D" w14:textId="77777777" w:rsidR="008C3F80" w:rsidRPr="001A024A" w:rsidRDefault="008C3F80" w:rsidP="008C3F80">
      <w:pPr>
        <w:spacing w:line="102" w:lineRule="exact"/>
        <w:rPr>
          <w:rFonts w:ascii="Arial" w:eastAsia="Arial" w:hAnsi="Arial" w:cs="Arial"/>
          <w:color w:val="000000" w:themeColor="text1"/>
        </w:rPr>
      </w:pPr>
    </w:p>
    <w:p w14:paraId="20C681DC"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Describe the performance requirements</w:t>
      </w:r>
    </w:p>
    <w:p w14:paraId="7A70A192" w14:textId="77777777" w:rsidR="008C3F80" w:rsidRPr="001A024A" w:rsidRDefault="008C3F80" w:rsidP="008C3F80">
      <w:pPr>
        <w:spacing w:line="102" w:lineRule="exact"/>
        <w:rPr>
          <w:rFonts w:ascii="Arial" w:eastAsia="Arial" w:hAnsi="Arial" w:cs="Arial"/>
          <w:color w:val="000000" w:themeColor="text1"/>
        </w:rPr>
      </w:pPr>
    </w:p>
    <w:p w14:paraId="4DF35746"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Include design features and the architecture of the project</w:t>
      </w:r>
    </w:p>
    <w:p w14:paraId="0B67EE60" w14:textId="77777777" w:rsidR="008C3F80" w:rsidRPr="001A024A" w:rsidRDefault="008C3F80" w:rsidP="008C3F80">
      <w:pPr>
        <w:spacing w:line="83" w:lineRule="exact"/>
        <w:rPr>
          <w:rFonts w:ascii="Arial" w:eastAsia="Arial" w:hAnsi="Arial" w:cs="Arial"/>
          <w:color w:val="000000" w:themeColor="text1"/>
        </w:rPr>
      </w:pPr>
    </w:p>
    <w:p w14:paraId="2D309977" w14:textId="77777777" w:rsidR="008C3F80" w:rsidRPr="001A024A" w:rsidRDefault="008C3F80" w:rsidP="008C3F80">
      <w:pPr>
        <w:numPr>
          <w:ilvl w:val="0"/>
          <w:numId w:val="39"/>
        </w:numPr>
        <w:tabs>
          <w:tab w:val="left" w:pos="1640"/>
        </w:tabs>
        <w:spacing w:line="240" w:lineRule="auto"/>
        <w:ind w:left="1640" w:hanging="140"/>
        <w:jc w:val="left"/>
        <w:rPr>
          <w:rFonts w:ascii="Arial" w:eastAsia="Arial" w:hAnsi="Arial" w:cs="Arial"/>
          <w:color w:val="000000" w:themeColor="text1"/>
        </w:rPr>
      </w:pPr>
      <w:r w:rsidRPr="001A024A">
        <w:rPr>
          <w:rFonts w:ascii="Arial" w:eastAsia="Arial" w:hAnsi="Arial" w:cs="Arial"/>
          <w:color w:val="000000" w:themeColor="text1"/>
        </w:rPr>
        <w:t>List and describe the non-functional attributes like:</w:t>
      </w:r>
    </w:p>
    <w:p w14:paraId="3C7C33BC" w14:textId="77777777" w:rsidR="008C3F80" w:rsidRPr="001A024A" w:rsidRDefault="008C3F80" w:rsidP="008C3F80">
      <w:pPr>
        <w:spacing w:line="200" w:lineRule="exact"/>
        <w:rPr>
          <w:rFonts w:ascii="Arial" w:hAnsi="Arial" w:cs="Arial"/>
          <w:color w:val="000000" w:themeColor="text1"/>
          <w:sz w:val="20"/>
          <w:szCs w:val="20"/>
        </w:rPr>
      </w:pPr>
    </w:p>
    <w:p w14:paraId="03D99468" w14:textId="77777777" w:rsidR="008C3F80" w:rsidRPr="001A024A" w:rsidRDefault="008C3F80" w:rsidP="008C3F80">
      <w:pPr>
        <w:spacing w:line="205" w:lineRule="exact"/>
        <w:rPr>
          <w:rFonts w:ascii="Arial" w:hAnsi="Arial" w:cs="Arial"/>
          <w:color w:val="000000" w:themeColor="text1"/>
          <w:sz w:val="20"/>
          <w:szCs w:val="20"/>
        </w:rPr>
      </w:pPr>
    </w:p>
    <w:p w14:paraId="4D1F1CD7"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-Security</w:t>
      </w:r>
    </w:p>
    <w:p w14:paraId="3DA253C0" w14:textId="77777777" w:rsidR="008C3F80" w:rsidRPr="001A024A" w:rsidRDefault="008C3F80" w:rsidP="008C3F80">
      <w:pPr>
        <w:spacing w:line="61" w:lineRule="exact"/>
        <w:rPr>
          <w:rFonts w:ascii="Arial" w:hAnsi="Arial" w:cs="Arial"/>
          <w:color w:val="000000" w:themeColor="text1"/>
          <w:sz w:val="20"/>
          <w:szCs w:val="20"/>
        </w:rPr>
      </w:pPr>
    </w:p>
    <w:p w14:paraId="1773B8F4"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-Reliability</w:t>
      </w:r>
    </w:p>
    <w:p w14:paraId="4D8B3810" w14:textId="77777777" w:rsidR="008C3F80" w:rsidRPr="001A024A" w:rsidRDefault="008C3F80" w:rsidP="008C3F80">
      <w:pPr>
        <w:spacing w:line="64" w:lineRule="exact"/>
        <w:rPr>
          <w:rFonts w:ascii="Arial" w:hAnsi="Arial" w:cs="Arial"/>
          <w:color w:val="000000" w:themeColor="text1"/>
          <w:sz w:val="20"/>
          <w:szCs w:val="20"/>
        </w:rPr>
      </w:pPr>
    </w:p>
    <w:p w14:paraId="70F2AC54"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-Maintainability</w:t>
      </w:r>
    </w:p>
    <w:p w14:paraId="28CA0FA6" w14:textId="77777777" w:rsidR="008C3F80" w:rsidRPr="001A024A" w:rsidRDefault="008C3F80" w:rsidP="008C3F80">
      <w:pPr>
        <w:spacing w:line="59" w:lineRule="exact"/>
        <w:rPr>
          <w:rFonts w:ascii="Arial" w:hAnsi="Arial" w:cs="Arial"/>
          <w:color w:val="000000" w:themeColor="text1"/>
          <w:sz w:val="20"/>
          <w:szCs w:val="20"/>
        </w:rPr>
      </w:pPr>
    </w:p>
    <w:p w14:paraId="6AC713F7"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-Portability</w:t>
      </w:r>
    </w:p>
    <w:p w14:paraId="7255E190" w14:textId="77777777" w:rsidR="008C3F80" w:rsidRPr="001A024A" w:rsidRDefault="008C3F80" w:rsidP="008C3F80">
      <w:pPr>
        <w:spacing w:line="66" w:lineRule="exact"/>
        <w:rPr>
          <w:rFonts w:ascii="Arial" w:hAnsi="Arial" w:cs="Arial"/>
          <w:color w:val="000000" w:themeColor="text1"/>
          <w:sz w:val="20"/>
          <w:szCs w:val="20"/>
        </w:rPr>
      </w:pPr>
    </w:p>
    <w:p w14:paraId="63BB54CF"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-Reusability</w:t>
      </w:r>
    </w:p>
    <w:p w14:paraId="24B18103" w14:textId="77777777" w:rsidR="008C3F80" w:rsidRPr="001A024A" w:rsidRDefault="008C3F80" w:rsidP="008C3F80">
      <w:pPr>
        <w:spacing w:line="59" w:lineRule="exact"/>
        <w:rPr>
          <w:rFonts w:ascii="Arial" w:hAnsi="Arial" w:cs="Arial"/>
          <w:color w:val="000000" w:themeColor="text1"/>
          <w:sz w:val="20"/>
          <w:szCs w:val="20"/>
        </w:rPr>
      </w:pPr>
    </w:p>
    <w:p w14:paraId="48AF1493"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-Application compatibility</w:t>
      </w:r>
    </w:p>
    <w:p w14:paraId="7FB525FD" w14:textId="77777777" w:rsidR="008C3F80" w:rsidRPr="001A024A" w:rsidRDefault="008C3F80" w:rsidP="008C3F80">
      <w:pPr>
        <w:spacing w:line="64" w:lineRule="exact"/>
        <w:rPr>
          <w:rFonts w:ascii="Arial" w:hAnsi="Arial" w:cs="Arial"/>
          <w:color w:val="000000" w:themeColor="text1"/>
          <w:sz w:val="20"/>
          <w:szCs w:val="20"/>
        </w:rPr>
      </w:pPr>
    </w:p>
    <w:p w14:paraId="637F4BE6"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-Resource utilization</w:t>
      </w:r>
    </w:p>
    <w:p w14:paraId="258FB376" w14:textId="77777777" w:rsidR="008C3F80" w:rsidRPr="001A024A" w:rsidRDefault="008C3F80" w:rsidP="008C3F80">
      <w:pPr>
        <w:spacing w:line="61" w:lineRule="exact"/>
        <w:rPr>
          <w:rFonts w:ascii="Arial" w:hAnsi="Arial" w:cs="Arial"/>
          <w:color w:val="000000" w:themeColor="text1"/>
          <w:sz w:val="20"/>
          <w:szCs w:val="20"/>
        </w:rPr>
      </w:pPr>
    </w:p>
    <w:p w14:paraId="14E487D7" w14:textId="77777777" w:rsidR="008C3F80" w:rsidRPr="001A024A" w:rsidRDefault="008C3F80" w:rsidP="008C3F80">
      <w:pPr>
        <w:ind w:left="2220"/>
        <w:rPr>
          <w:rFonts w:ascii="Arial" w:hAnsi="Arial" w:cs="Arial"/>
          <w:color w:val="000000" w:themeColor="text1"/>
          <w:sz w:val="20"/>
          <w:szCs w:val="20"/>
        </w:rPr>
      </w:pPr>
      <w:r w:rsidRPr="001A024A">
        <w:rPr>
          <w:rFonts w:ascii="Arial" w:eastAsia="Arial" w:hAnsi="Arial" w:cs="Arial"/>
          <w:color w:val="000000" w:themeColor="text1"/>
        </w:rPr>
        <w:t>-Serviceability</w:t>
      </w:r>
    </w:p>
    <w:p w14:paraId="1E3C1202" w14:textId="77777777" w:rsidR="008C3F80" w:rsidRPr="001A024A" w:rsidRDefault="008C3F80" w:rsidP="008C3F80">
      <w:pPr>
        <w:spacing w:line="200" w:lineRule="exact"/>
        <w:rPr>
          <w:rFonts w:ascii="Arial" w:hAnsi="Arial" w:cs="Arial"/>
          <w:color w:val="000000" w:themeColor="text1"/>
          <w:sz w:val="20"/>
          <w:szCs w:val="20"/>
        </w:rPr>
      </w:pPr>
    </w:p>
    <w:p w14:paraId="018B9479" w14:textId="77777777" w:rsidR="008C3F80" w:rsidRPr="001A024A" w:rsidRDefault="008C3F80" w:rsidP="008C3F80">
      <w:pPr>
        <w:spacing w:line="200" w:lineRule="exact"/>
        <w:rPr>
          <w:rFonts w:ascii="Arial" w:hAnsi="Arial" w:cs="Arial"/>
          <w:color w:val="000000" w:themeColor="text1"/>
          <w:sz w:val="20"/>
          <w:szCs w:val="20"/>
        </w:rPr>
      </w:pPr>
    </w:p>
    <w:p w14:paraId="62CB8CD8" w14:textId="77777777" w:rsidR="008C3F80" w:rsidRPr="001A024A" w:rsidRDefault="008C3F80" w:rsidP="008C3F80">
      <w:pPr>
        <w:spacing w:line="200" w:lineRule="exact"/>
        <w:rPr>
          <w:rFonts w:ascii="Arial" w:hAnsi="Arial" w:cs="Arial"/>
          <w:color w:val="000000" w:themeColor="text1"/>
          <w:sz w:val="20"/>
          <w:szCs w:val="20"/>
        </w:rPr>
      </w:pPr>
    </w:p>
    <w:p w14:paraId="35E71EBA" w14:textId="77777777" w:rsidR="008C3F80" w:rsidRPr="001A024A" w:rsidRDefault="008C3F80" w:rsidP="008C3F80">
      <w:pPr>
        <w:spacing w:line="321" w:lineRule="exact"/>
        <w:rPr>
          <w:rFonts w:ascii="Arial" w:hAnsi="Arial" w:cs="Arial"/>
          <w:color w:val="000000" w:themeColor="text1"/>
          <w:sz w:val="20"/>
          <w:szCs w:val="20"/>
        </w:rPr>
      </w:pPr>
    </w:p>
    <w:p w14:paraId="7E9285DB" w14:textId="77777777" w:rsidR="008C3F80" w:rsidRPr="001A024A" w:rsidRDefault="008C3F80" w:rsidP="008C3F80">
      <w:pPr>
        <w:ind w:left="760"/>
        <w:rPr>
          <w:rFonts w:ascii="Arial" w:hAnsi="Arial" w:cs="Arial"/>
          <w:color w:val="000000" w:themeColor="text1"/>
          <w:sz w:val="20"/>
          <w:szCs w:val="20"/>
        </w:rPr>
      </w:pPr>
      <w:r w:rsidRPr="001A024A">
        <w:rPr>
          <w:rFonts w:ascii="Arial" w:eastAsia="Arial" w:hAnsi="Arial" w:cs="Arial"/>
          <w:b/>
          <w:bCs/>
          <w:color w:val="000000" w:themeColor="text1"/>
          <w:sz w:val="28"/>
          <w:szCs w:val="28"/>
        </w:rPr>
        <w:t>1.2 Scope</w:t>
      </w:r>
    </w:p>
    <w:p w14:paraId="56261CEA" w14:textId="77777777" w:rsidR="008C3F80" w:rsidRPr="001A024A" w:rsidRDefault="008C3F80" w:rsidP="008C3F80">
      <w:pPr>
        <w:spacing w:line="310" w:lineRule="exact"/>
        <w:rPr>
          <w:rFonts w:ascii="Arial" w:hAnsi="Arial" w:cs="Arial"/>
          <w:color w:val="000000" w:themeColor="text1"/>
          <w:sz w:val="20"/>
          <w:szCs w:val="20"/>
        </w:rPr>
      </w:pPr>
    </w:p>
    <w:p w14:paraId="0F302EAD" w14:textId="77777777" w:rsidR="008C3F80" w:rsidRPr="001A024A" w:rsidRDefault="008C3F80" w:rsidP="008C3F80">
      <w:pPr>
        <w:spacing w:line="247" w:lineRule="auto"/>
        <w:ind w:left="780" w:right="1500" w:hanging="9"/>
        <w:rPr>
          <w:rFonts w:ascii="Arial" w:hAnsi="Arial" w:cs="Arial"/>
          <w:color w:val="000000" w:themeColor="text1"/>
          <w:sz w:val="20"/>
          <w:szCs w:val="20"/>
        </w:rPr>
      </w:pPr>
      <w:r w:rsidRPr="001A024A">
        <w:rPr>
          <w:rFonts w:ascii="Arial" w:eastAsia="Arial" w:hAnsi="Arial" w:cs="Arial"/>
          <w:color w:val="000000" w:themeColor="text1"/>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467B6B61" w14:textId="77777777" w:rsidR="008C3F80" w:rsidRPr="001A024A" w:rsidRDefault="008C3F80" w:rsidP="008C3F80">
      <w:pPr>
        <w:spacing w:line="200" w:lineRule="exact"/>
        <w:rPr>
          <w:rFonts w:ascii="Arial" w:hAnsi="Arial" w:cs="Arial"/>
          <w:color w:val="000000" w:themeColor="text1"/>
          <w:sz w:val="20"/>
          <w:szCs w:val="20"/>
        </w:rPr>
      </w:pPr>
    </w:p>
    <w:p w14:paraId="07D33B7D" w14:textId="77777777" w:rsidR="008C3F80" w:rsidRPr="001A024A" w:rsidRDefault="008C3F80" w:rsidP="008C3F80">
      <w:pPr>
        <w:spacing w:line="200" w:lineRule="exact"/>
        <w:rPr>
          <w:rFonts w:ascii="Arial" w:hAnsi="Arial" w:cs="Arial"/>
          <w:color w:val="000000" w:themeColor="text1"/>
          <w:sz w:val="20"/>
          <w:szCs w:val="20"/>
        </w:rPr>
      </w:pPr>
    </w:p>
    <w:p w14:paraId="4D9DD651" w14:textId="77777777" w:rsidR="008C3F80" w:rsidRPr="001A024A" w:rsidRDefault="008C3F80" w:rsidP="008C3F80">
      <w:pPr>
        <w:spacing w:line="200" w:lineRule="exact"/>
        <w:rPr>
          <w:rFonts w:ascii="Arial" w:hAnsi="Arial" w:cs="Arial"/>
          <w:color w:val="000000" w:themeColor="text1"/>
          <w:sz w:val="20"/>
          <w:szCs w:val="20"/>
        </w:rPr>
      </w:pPr>
    </w:p>
    <w:p w14:paraId="3B33CC33" w14:textId="77777777" w:rsidR="008C3F80" w:rsidRPr="001A024A" w:rsidRDefault="008C3F80" w:rsidP="008C3F80">
      <w:pPr>
        <w:ind w:left="720"/>
        <w:rPr>
          <w:rFonts w:ascii="Arial" w:hAnsi="Arial" w:cs="Arial"/>
          <w:b/>
          <w:bCs/>
          <w:color w:val="000000" w:themeColor="text1"/>
          <w:szCs w:val="24"/>
        </w:rPr>
      </w:pPr>
      <w:r w:rsidRPr="001A024A">
        <w:rPr>
          <w:rFonts w:ascii="Arial" w:hAnsi="Arial" w:cs="Arial"/>
          <w:b/>
          <w:bCs/>
          <w:color w:val="000000" w:themeColor="text1"/>
          <w:szCs w:val="24"/>
        </w:rPr>
        <w:t>2 General Description</w:t>
      </w:r>
    </w:p>
    <w:p w14:paraId="4D2D9426"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2.1 Product Perspective &amp; Problem Statement</w:t>
      </w:r>
    </w:p>
    <w:p w14:paraId="6899448D"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lastRenderedPageBreak/>
        <w:t xml:space="preserve"> </w:t>
      </w:r>
      <w:r w:rsidRPr="001A024A">
        <w:rPr>
          <w:rFonts w:ascii="Arial" w:hAnsi="Arial" w:cs="Arial"/>
          <w:color w:val="000000" w:themeColor="text1"/>
          <w:szCs w:val="24"/>
          <w:shd w:val="clear" w:color="auto" w:fill="FFFFFF"/>
        </w:rPr>
        <w:t>This is one of the major challenges faced by swiggy. Often it happens that restaurants fail in developing a second or alternative line of operations to deal with online delivery orders. Unreliability in Delivery &amp; Logistics Staff</w:t>
      </w:r>
      <w:r w:rsidRPr="001A024A">
        <w:rPr>
          <w:rFonts w:ascii="Arial" w:hAnsi="Arial" w:cs="Arial"/>
          <w:color w:val="000000" w:themeColor="text1"/>
          <w:szCs w:val="24"/>
        </w:rPr>
        <w:t>.</w:t>
      </w:r>
    </w:p>
    <w:p w14:paraId="5AE7D1C1"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The objective of the project is to perform data visualization techniques to understand the insight of the data. This project aims apply various Business Intelligence tools such as Tableau or Power BI to get a visual understanding of the data.</w:t>
      </w:r>
    </w:p>
    <w:p w14:paraId="0A66AE9C" w14:textId="77777777" w:rsidR="008C3F80" w:rsidRPr="001A024A" w:rsidRDefault="008C3F80" w:rsidP="008C3F80">
      <w:pPr>
        <w:rPr>
          <w:rFonts w:ascii="Arial" w:hAnsi="Arial" w:cs="Arial"/>
          <w:color w:val="000000" w:themeColor="text1"/>
          <w:szCs w:val="24"/>
        </w:rPr>
      </w:pPr>
    </w:p>
    <w:p w14:paraId="204553D1" w14:textId="77777777" w:rsidR="008C3F80" w:rsidRPr="001A024A" w:rsidRDefault="008C3F80" w:rsidP="008C3F80">
      <w:pPr>
        <w:rPr>
          <w:rFonts w:ascii="Arial" w:hAnsi="Arial" w:cs="Arial"/>
          <w:b/>
          <w:bCs/>
          <w:color w:val="000000" w:themeColor="text1"/>
          <w:szCs w:val="24"/>
        </w:rPr>
      </w:pPr>
    </w:p>
    <w:p w14:paraId="1EAD34CC" w14:textId="77777777" w:rsidR="008C3F80" w:rsidRPr="001A024A" w:rsidRDefault="008C3F80" w:rsidP="008C3F80">
      <w:pPr>
        <w:rPr>
          <w:rFonts w:ascii="Arial" w:hAnsi="Arial" w:cs="Arial"/>
          <w:b/>
          <w:bCs/>
          <w:color w:val="000000" w:themeColor="text1"/>
          <w:szCs w:val="24"/>
        </w:rPr>
      </w:pPr>
    </w:p>
    <w:p w14:paraId="75CF2E9A" w14:textId="77777777" w:rsidR="008C3F80" w:rsidRPr="001A024A" w:rsidRDefault="008C3F80" w:rsidP="008C3F80">
      <w:pPr>
        <w:rPr>
          <w:rFonts w:ascii="Arial" w:hAnsi="Arial" w:cs="Arial"/>
          <w:b/>
          <w:bCs/>
          <w:color w:val="000000" w:themeColor="text1"/>
          <w:szCs w:val="24"/>
        </w:rPr>
      </w:pPr>
    </w:p>
    <w:p w14:paraId="283BC880" w14:textId="77777777" w:rsidR="008C3F80" w:rsidRPr="001A024A" w:rsidRDefault="008C3F80" w:rsidP="008C3F80">
      <w:pPr>
        <w:rPr>
          <w:rFonts w:ascii="Arial" w:hAnsi="Arial" w:cs="Arial"/>
          <w:b/>
          <w:bCs/>
          <w:color w:val="000000" w:themeColor="text1"/>
          <w:szCs w:val="24"/>
        </w:rPr>
      </w:pPr>
    </w:p>
    <w:p w14:paraId="1887A866" w14:textId="77777777" w:rsidR="008C3F80" w:rsidRPr="001A024A" w:rsidRDefault="008C3F80" w:rsidP="008C3F80">
      <w:pPr>
        <w:rPr>
          <w:rFonts w:ascii="Arial" w:hAnsi="Arial" w:cs="Arial"/>
          <w:b/>
          <w:bCs/>
          <w:color w:val="000000" w:themeColor="text1"/>
          <w:szCs w:val="24"/>
        </w:rPr>
      </w:pPr>
    </w:p>
    <w:p w14:paraId="275418FD" w14:textId="77777777" w:rsidR="008C3F80" w:rsidRPr="001A024A" w:rsidRDefault="008C3F80" w:rsidP="008C3F80">
      <w:pPr>
        <w:ind w:left="720"/>
        <w:rPr>
          <w:rFonts w:ascii="Arial" w:hAnsi="Arial" w:cs="Arial"/>
          <w:b/>
          <w:bCs/>
          <w:color w:val="000000" w:themeColor="text1"/>
          <w:szCs w:val="24"/>
        </w:rPr>
      </w:pPr>
      <w:r w:rsidRPr="001A024A">
        <w:rPr>
          <w:rFonts w:ascii="Arial" w:hAnsi="Arial" w:cs="Arial"/>
          <w:b/>
          <w:bCs/>
          <w:color w:val="000000" w:themeColor="text1"/>
          <w:szCs w:val="24"/>
        </w:rPr>
        <w:t>2.2 Tools used</w:t>
      </w:r>
    </w:p>
    <w:p w14:paraId="604F63C5" w14:textId="77777777" w:rsidR="008C3F80" w:rsidRPr="001A024A" w:rsidRDefault="008C3F80" w:rsidP="008C3F80">
      <w:pPr>
        <w:shd w:val="clear" w:color="auto" w:fill="FFFFFF"/>
        <w:spacing w:line="240" w:lineRule="auto"/>
        <w:ind w:left="720"/>
        <w:rPr>
          <w:rFonts w:ascii="Arial" w:eastAsia="Times New Roman" w:hAnsi="Arial" w:cs="Arial"/>
          <w:color w:val="000000" w:themeColor="text1"/>
          <w:sz w:val="28"/>
          <w:szCs w:val="28"/>
          <w:lang w:eastAsia="en-IN"/>
        </w:rPr>
      </w:pPr>
      <w:r w:rsidRPr="001A024A">
        <w:rPr>
          <w:rFonts w:ascii="Arial" w:eastAsia="Times New Roman" w:hAnsi="Arial" w:cs="Arial"/>
          <w:b/>
          <w:bCs/>
          <w:color w:val="000000" w:themeColor="text1"/>
          <w:sz w:val="28"/>
          <w:szCs w:val="28"/>
          <w:vertAlign w:val="superscript"/>
          <w:lang w:eastAsia="en-IN"/>
        </w:rPr>
        <w:t>Importance of Business Intelligence tools</w:t>
      </w:r>
    </w:p>
    <w:p w14:paraId="60B36FCE" w14:textId="77777777" w:rsidR="008C3F80" w:rsidRPr="001A024A" w:rsidRDefault="008C3F80" w:rsidP="008C3F80">
      <w:pPr>
        <w:numPr>
          <w:ilvl w:val="0"/>
          <w:numId w:val="37"/>
        </w:numPr>
        <w:shd w:val="clear" w:color="auto" w:fill="FFFFFF"/>
        <w:spacing w:line="330" w:lineRule="atLeast"/>
        <w:ind w:left="1140"/>
        <w:jc w:val="left"/>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 xml:space="preserve">Gain insight into customer behaviour. It boosts your ability to analyze the customer buying trend. </w:t>
      </w:r>
    </w:p>
    <w:p w14:paraId="5ED5199C" w14:textId="77777777" w:rsidR="008C3F80" w:rsidRPr="001A024A" w:rsidRDefault="008C3F80" w:rsidP="008C3F80">
      <w:pPr>
        <w:numPr>
          <w:ilvl w:val="0"/>
          <w:numId w:val="37"/>
        </w:numPr>
        <w:shd w:val="clear" w:color="auto" w:fill="FFFFFF"/>
        <w:spacing w:line="330" w:lineRule="atLeast"/>
        <w:ind w:left="1140"/>
        <w:jc w:val="left"/>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To make data useful. If you know how to use a BI tool, you won’t have to skim through hundreds and hoards of pages.</w:t>
      </w:r>
    </w:p>
    <w:p w14:paraId="30446577" w14:textId="77777777" w:rsidR="008C3F80" w:rsidRPr="001A024A" w:rsidRDefault="008C3F80" w:rsidP="008C3F80">
      <w:pPr>
        <w:numPr>
          <w:ilvl w:val="0"/>
          <w:numId w:val="37"/>
        </w:numPr>
        <w:shd w:val="clear" w:color="auto" w:fill="FFFFFF"/>
        <w:spacing w:line="330" w:lineRule="atLeast"/>
        <w:ind w:left="1140"/>
        <w:jc w:val="left"/>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Increases Sales or Marketing Intelligence. Whether you are a salesperson or a marketing person, you would probably like to keep a track of customers.</w:t>
      </w:r>
    </w:p>
    <w:p w14:paraId="4AF5605E" w14:textId="77777777" w:rsidR="008C3F80" w:rsidRPr="001A024A" w:rsidRDefault="008C3F80" w:rsidP="008C3F80">
      <w:pPr>
        <w:numPr>
          <w:ilvl w:val="0"/>
          <w:numId w:val="37"/>
        </w:numPr>
        <w:shd w:val="clear" w:color="auto" w:fill="FFFFFF"/>
        <w:spacing w:line="330" w:lineRule="atLeast"/>
        <w:ind w:left="1140"/>
        <w:jc w:val="left"/>
        <w:rPr>
          <w:rFonts w:ascii="Arial" w:eastAsia="Times New Roman" w:hAnsi="Arial" w:cs="Arial"/>
          <w:color w:val="000000" w:themeColor="text1"/>
          <w:szCs w:val="24"/>
          <w:lang w:eastAsia="en-IN"/>
        </w:rPr>
      </w:pPr>
      <w:r w:rsidRPr="001A024A">
        <w:rPr>
          <w:rFonts w:ascii="Arial" w:eastAsia="Times New Roman" w:hAnsi="Arial" w:cs="Arial"/>
          <w:color w:val="000000" w:themeColor="text1"/>
          <w:szCs w:val="24"/>
          <w:lang w:eastAsia="en-IN"/>
        </w:rPr>
        <w:t>To increase Efficiency. Such a system can improve efficiency within the organization and as a result, increases productivity.</w:t>
      </w:r>
    </w:p>
    <w:p w14:paraId="427EE3B2" w14:textId="77777777" w:rsidR="008C3F80" w:rsidRPr="001A024A" w:rsidRDefault="008C3F80" w:rsidP="008C3F80">
      <w:pPr>
        <w:rPr>
          <w:rFonts w:ascii="Arial" w:hAnsi="Arial" w:cs="Arial"/>
          <w:noProof/>
          <w:color w:val="000000" w:themeColor="text1"/>
        </w:rPr>
      </w:pPr>
    </w:p>
    <w:p w14:paraId="18F1EC92" w14:textId="77777777" w:rsidR="008C3F80" w:rsidRPr="001A024A" w:rsidRDefault="008C3F80" w:rsidP="008C3F80">
      <w:pPr>
        <w:ind w:left="720"/>
        <w:rPr>
          <w:rFonts w:ascii="Arial" w:hAnsi="Arial" w:cs="Arial"/>
          <w:noProof/>
          <w:color w:val="000000" w:themeColor="text1"/>
        </w:rPr>
      </w:pPr>
      <w:r w:rsidRPr="001A024A">
        <w:rPr>
          <w:rFonts w:ascii="Arial" w:hAnsi="Arial" w:cs="Arial"/>
          <w:noProof/>
          <w:color w:val="000000" w:themeColor="text1"/>
        </w:rPr>
        <w:drawing>
          <wp:inline distT="0" distB="0" distL="0" distR="0" wp14:anchorId="01E29DE7" wp14:editId="6DD06003">
            <wp:extent cx="1182087" cy="1345565"/>
            <wp:effectExtent l="0" t="0" r="0" b="6985"/>
            <wp:docPr id="3" name="Picture 3" descr="Image result for panda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nda logo 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319" cy="1415265"/>
                    </a:xfrm>
                    <a:prstGeom prst="rect">
                      <a:avLst/>
                    </a:prstGeom>
                    <a:noFill/>
                    <a:ln>
                      <a:noFill/>
                    </a:ln>
                  </pic:spPr>
                </pic:pic>
              </a:graphicData>
            </a:graphic>
          </wp:inline>
        </w:drawing>
      </w:r>
      <w:r w:rsidRPr="001A024A">
        <w:rPr>
          <w:rFonts w:ascii="Arial" w:hAnsi="Arial" w:cs="Arial"/>
          <w:noProof/>
          <w:color w:val="000000" w:themeColor="text1"/>
        </w:rPr>
        <w:drawing>
          <wp:inline distT="0" distB="0" distL="0" distR="0" wp14:anchorId="6E003CAA" wp14:editId="1A2433FB">
            <wp:extent cx="2381937"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063" cy="1071335"/>
                    </a:xfrm>
                    <a:prstGeom prst="rect">
                      <a:avLst/>
                    </a:prstGeom>
                    <a:noFill/>
                    <a:ln>
                      <a:noFill/>
                    </a:ln>
                  </pic:spPr>
                </pic:pic>
              </a:graphicData>
            </a:graphic>
          </wp:inline>
        </w:drawing>
      </w:r>
      <w:r w:rsidRPr="001A024A">
        <w:rPr>
          <w:rFonts w:ascii="Arial" w:hAnsi="Arial" w:cs="Arial"/>
          <w:noProof/>
          <w:color w:val="000000" w:themeColor="text1"/>
        </w:rPr>
        <w:t xml:space="preserve">  </w:t>
      </w:r>
      <w:r w:rsidRPr="001A024A">
        <w:rPr>
          <w:rFonts w:ascii="Arial" w:hAnsi="Arial" w:cs="Arial"/>
          <w:noProof/>
          <w:color w:val="000000" w:themeColor="text1"/>
        </w:rPr>
        <w:drawing>
          <wp:inline distT="0" distB="0" distL="0" distR="0" wp14:anchorId="79EADF26" wp14:editId="427FB322">
            <wp:extent cx="2159000" cy="58913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3024" cy="601146"/>
                    </a:xfrm>
                    <a:prstGeom prst="rect">
                      <a:avLst/>
                    </a:prstGeom>
                    <a:noFill/>
                    <a:ln>
                      <a:noFill/>
                    </a:ln>
                  </pic:spPr>
                </pic:pic>
              </a:graphicData>
            </a:graphic>
          </wp:inline>
        </w:drawing>
      </w:r>
    </w:p>
    <w:p w14:paraId="140D6CC4" w14:textId="77777777" w:rsidR="008C3F80" w:rsidRPr="001A024A" w:rsidRDefault="008C3F80" w:rsidP="008C3F80">
      <w:pPr>
        <w:ind w:left="720"/>
        <w:rPr>
          <w:rFonts w:ascii="Arial" w:hAnsi="Arial" w:cs="Arial"/>
          <w:noProof/>
          <w:color w:val="000000" w:themeColor="text1"/>
        </w:rPr>
      </w:pPr>
      <w:r w:rsidRPr="001A024A">
        <w:rPr>
          <w:rFonts w:ascii="Arial" w:hAnsi="Arial" w:cs="Arial"/>
          <w:noProof/>
          <w:color w:val="000000" w:themeColor="text1"/>
        </w:rPr>
        <w:drawing>
          <wp:inline distT="0" distB="0" distL="0" distR="0" wp14:anchorId="380802C8" wp14:editId="265F8DEC">
            <wp:extent cx="1510193" cy="849630"/>
            <wp:effectExtent l="0" t="0" r="0" b="762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6812" cy="858980"/>
                    </a:xfrm>
                    <a:prstGeom prst="rect">
                      <a:avLst/>
                    </a:prstGeom>
                    <a:noFill/>
                    <a:ln>
                      <a:noFill/>
                    </a:ln>
                  </pic:spPr>
                </pic:pic>
              </a:graphicData>
            </a:graphic>
          </wp:inline>
        </w:drawing>
      </w:r>
      <w:r w:rsidRPr="001A024A">
        <w:rPr>
          <w:rFonts w:ascii="Arial" w:hAnsi="Arial" w:cs="Arial"/>
          <w:noProof/>
          <w:color w:val="000000" w:themeColor="text1"/>
        </w:rPr>
        <w:t xml:space="preserve">        </w:t>
      </w:r>
      <w:r w:rsidRPr="001A024A">
        <w:rPr>
          <w:rFonts w:ascii="Arial" w:hAnsi="Arial" w:cs="Arial"/>
          <w:noProof/>
          <w:color w:val="000000" w:themeColor="text1"/>
        </w:rPr>
        <w:drawing>
          <wp:inline distT="0" distB="0" distL="0" distR="0" wp14:anchorId="3AD4535A" wp14:editId="7E8E7B82">
            <wp:extent cx="1442031" cy="869678"/>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0522" cy="892892"/>
                    </a:xfrm>
                    <a:prstGeom prst="rect">
                      <a:avLst/>
                    </a:prstGeom>
                    <a:noFill/>
                    <a:ln>
                      <a:noFill/>
                    </a:ln>
                  </pic:spPr>
                </pic:pic>
              </a:graphicData>
            </a:graphic>
          </wp:inline>
        </w:drawing>
      </w:r>
      <w:r w:rsidRPr="001A024A">
        <w:rPr>
          <w:rFonts w:ascii="Arial" w:hAnsi="Arial" w:cs="Arial"/>
          <w:noProof/>
          <w:color w:val="000000" w:themeColor="text1"/>
        </w:rPr>
        <w:t xml:space="preserve">      </w:t>
      </w:r>
      <w:r w:rsidRPr="001A024A">
        <w:rPr>
          <w:rFonts w:ascii="Arial" w:hAnsi="Arial" w:cs="Arial"/>
          <w:noProof/>
          <w:color w:val="000000" w:themeColor="text1"/>
        </w:rPr>
        <w:drawing>
          <wp:inline distT="0" distB="0" distL="0" distR="0" wp14:anchorId="3B2525EF" wp14:editId="1B2D1778">
            <wp:extent cx="1454150" cy="860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5259" cy="873213"/>
                    </a:xfrm>
                    <a:prstGeom prst="rect">
                      <a:avLst/>
                    </a:prstGeom>
                    <a:noFill/>
                    <a:ln>
                      <a:noFill/>
                    </a:ln>
                  </pic:spPr>
                </pic:pic>
              </a:graphicData>
            </a:graphic>
          </wp:inline>
        </w:drawing>
      </w:r>
    </w:p>
    <w:p w14:paraId="621258DE" w14:textId="77777777" w:rsidR="008C3F80" w:rsidRPr="001A024A" w:rsidRDefault="008C3F80" w:rsidP="008C3F80">
      <w:pPr>
        <w:rPr>
          <w:rFonts w:ascii="Arial" w:hAnsi="Arial" w:cs="Arial"/>
          <w:b/>
          <w:bCs/>
          <w:color w:val="000000" w:themeColor="text1"/>
          <w:szCs w:val="24"/>
        </w:rPr>
      </w:pPr>
    </w:p>
    <w:p w14:paraId="74E8294B" w14:textId="77777777" w:rsidR="008C3F80" w:rsidRPr="001A024A" w:rsidRDefault="008C3F80" w:rsidP="008C3F80">
      <w:pPr>
        <w:ind w:left="720"/>
        <w:rPr>
          <w:rFonts w:ascii="Arial" w:hAnsi="Arial" w:cs="Arial"/>
          <w:b/>
          <w:bCs/>
          <w:color w:val="000000" w:themeColor="text1"/>
          <w:szCs w:val="24"/>
        </w:rPr>
      </w:pPr>
      <w:r w:rsidRPr="001A024A">
        <w:rPr>
          <w:rFonts w:ascii="Arial" w:hAnsi="Arial" w:cs="Arial"/>
          <w:b/>
          <w:bCs/>
          <w:color w:val="000000" w:themeColor="text1"/>
          <w:szCs w:val="24"/>
        </w:rPr>
        <w:t>3 Design Details</w:t>
      </w:r>
    </w:p>
    <w:p w14:paraId="09850AA0" w14:textId="77777777" w:rsidR="008C3F80" w:rsidRPr="001A024A" w:rsidRDefault="008C3F80" w:rsidP="008C3F80">
      <w:pPr>
        <w:rPr>
          <w:rFonts w:ascii="Arial" w:hAnsi="Arial" w:cs="Arial"/>
          <w:b/>
          <w:bCs/>
          <w:color w:val="000000" w:themeColor="text1"/>
          <w:szCs w:val="24"/>
        </w:rPr>
      </w:pPr>
    </w:p>
    <w:p w14:paraId="4FF550A6" w14:textId="77777777" w:rsidR="008C3F80" w:rsidRPr="001A024A" w:rsidRDefault="008C3F80" w:rsidP="008C3F80">
      <w:pPr>
        <w:ind w:left="720"/>
        <w:rPr>
          <w:rFonts w:ascii="Arial" w:hAnsi="Arial" w:cs="Arial"/>
          <w:b/>
          <w:bCs/>
          <w:color w:val="000000" w:themeColor="text1"/>
          <w:szCs w:val="24"/>
        </w:rPr>
      </w:pPr>
      <w:r w:rsidRPr="001A024A">
        <w:rPr>
          <w:rFonts w:ascii="Arial" w:hAnsi="Arial" w:cs="Arial"/>
          <w:b/>
          <w:bCs/>
          <w:color w:val="000000" w:themeColor="text1"/>
          <w:szCs w:val="24"/>
        </w:rPr>
        <w:lastRenderedPageBreak/>
        <w:t xml:space="preserve">3.1 Functional Architecture </w:t>
      </w:r>
    </w:p>
    <w:p w14:paraId="1123D6CF" w14:textId="77777777" w:rsidR="008C3F80" w:rsidRPr="001A024A" w:rsidRDefault="008C3F80" w:rsidP="008C3F80">
      <w:pPr>
        <w:rPr>
          <w:rFonts w:ascii="Arial" w:hAnsi="Arial" w:cs="Arial"/>
          <w:b/>
          <w:bCs/>
          <w:color w:val="000000" w:themeColor="text1"/>
          <w:szCs w:val="24"/>
        </w:rPr>
      </w:pPr>
    </w:p>
    <w:p w14:paraId="26F48942" w14:textId="77777777" w:rsidR="008C3F80" w:rsidRPr="001A024A" w:rsidRDefault="008C3F80" w:rsidP="008C3F80">
      <w:pPr>
        <w:rPr>
          <w:rFonts w:ascii="Arial" w:hAnsi="Arial" w:cs="Arial"/>
          <w:b/>
          <w:bCs/>
          <w:color w:val="000000" w:themeColor="text1"/>
          <w:szCs w:val="24"/>
        </w:rPr>
      </w:pPr>
      <w:r w:rsidRPr="001A024A">
        <w:rPr>
          <w:rFonts w:ascii="Arial" w:hAnsi="Arial" w:cs="Arial"/>
          <w:noProof/>
          <w:color w:val="000000" w:themeColor="text1"/>
        </w:rPr>
        <w:drawing>
          <wp:inline distT="0" distB="0" distL="0" distR="0" wp14:anchorId="2BEA21AC" wp14:editId="501A9D79">
            <wp:extent cx="5778500" cy="4695271"/>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3427" cy="4699274"/>
                    </a:xfrm>
                    <a:prstGeom prst="rect">
                      <a:avLst/>
                    </a:prstGeom>
                    <a:noFill/>
                    <a:ln>
                      <a:noFill/>
                    </a:ln>
                  </pic:spPr>
                </pic:pic>
              </a:graphicData>
            </a:graphic>
          </wp:inline>
        </w:drawing>
      </w:r>
    </w:p>
    <w:p w14:paraId="0E427C73" w14:textId="77777777" w:rsidR="008C3F80" w:rsidRPr="001A024A" w:rsidRDefault="008C3F80" w:rsidP="008C3F80">
      <w:pPr>
        <w:rPr>
          <w:rFonts w:ascii="Arial" w:hAnsi="Arial" w:cs="Arial"/>
          <w:b/>
          <w:bCs/>
          <w:color w:val="000000" w:themeColor="text1"/>
          <w:szCs w:val="24"/>
        </w:rPr>
      </w:pPr>
    </w:p>
    <w:p w14:paraId="27AD0898" w14:textId="77777777" w:rsidR="008C3F80" w:rsidRPr="001A024A" w:rsidRDefault="008C3F80" w:rsidP="008C3F80">
      <w:pPr>
        <w:rPr>
          <w:rFonts w:ascii="Arial" w:hAnsi="Arial" w:cs="Arial"/>
          <w:b/>
          <w:bCs/>
          <w:color w:val="000000" w:themeColor="text1"/>
          <w:szCs w:val="24"/>
        </w:rPr>
      </w:pPr>
    </w:p>
    <w:p w14:paraId="342F6744" w14:textId="77777777" w:rsidR="008C3F80" w:rsidRPr="001A024A" w:rsidRDefault="008C3F80" w:rsidP="008C3F80">
      <w:pPr>
        <w:rPr>
          <w:rFonts w:ascii="Arial" w:hAnsi="Arial" w:cs="Arial"/>
          <w:b/>
          <w:bCs/>
          <w:color w:val="000000" w:themeColor="text1"/>
          <w:szCs w:val="24"/>
        </w:rPr>
      </w:pPr>
      <w:r w:rsidRPr="001A024A">
        <w:rPr>
          <w:rFonts w:ascii="Arial" w:hAnsi="Arial" w:cs="Arial"/>
          <w:b/>
          <w:bCs/>
          <w:color w:val="000000" w:themeColor="text1"/>
          <w:szCs w:val="24"/>
        </w:rPr>
        <w:t xml:space="preserve">                                                 HOW BI REALLY WORKS</w:t>
      </w:r>
    </w:p>
    <w:p w14:paraId="19997073" w14:textId="77777777" w:rsidR="008C3F80" w:rsidRPr="001A024A" w:rsidRDefault="008C3F80" w:rsidP="008C3F80">
      <w:pPr>
        <w:ind w:left="720"/>
        <w:rPr>
          <w:rFonts w:ascii="Arial" w:hAnsi="Arial" w:cs="Arial"/>
          <w:b/>
          <w:bCs/>
          <w:color w:val="000000" w:themeColor="text1"/>
          <w:szCs w:val="24"/>
        </w:rPr>
      </w:pPr>
      <w:r w:rsidRPr="001A024A">
        <w:rPr>
          <w:rFonts w:ascii="Arial" w:hAnsi="Arial" w:cs="Arial"/>
          <w:noProof/>
          <w:color w:val="000000" w:themeColor="text1"/>
        </w:rPr>
        <w:lastRenderedPageBreak/>
        <w:drawing>
          <wp:inline distT="0" distB="0" distL="0" distR="0" wp14:anchorId="28180A91" wp14:editId="3D5A2DD3">
            <wp:extent cx="6039210" cy="3003550"/>
            <wp:effectExtent l="0" t="0" r="0" b="0"/>
            <wp:docPr id="9" name="Picture 9" descr="power bi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 bi 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96" cy="3045071"/>
                    </a:xfrm>
                    <a:prstGeom prst="rect">
                      <a:avLst/>
                    </a:prstGeom>
                    <a:noFill/>
                    <a:ln>
                      <a:noFill/>
                    </a:ln>
                  </pic:spPr>
                </pic:pic>
              </a:graphicData>
            </a:graphic>
          </wp:inline>
        </w:drawing>
      </w:r>
    </w:p>
    <w:p w14:paraId="2E7BAFF7" w14:textId="77777777" w:rsidR="008C3F80" w:rsidRPr="001A024A" w:rsidRDefault="008C3F80" w:rsidP="008C3F80">
      <w:pPr>
        <w:ind w:left="720"/>
        <w:rPr>
          <w:rFonts w:ascii="Arial" w:hAnsi="Arial" w:cs="Arial"/>
          <w:b/>
          <w:bCs/>
          <w:color w:val="000000" w:themeColor="text1"/>
          <w:sz w:val="32"/>
          <w:szCs w:val="32"/>
        </w:rPr>
      </w:pPr>
      <w:r w:rsidRPr="001A024A">
        <w:rPr>
          <w:rFonts w:ascii="Arial" w:hAnsi="Arial" w:cs="Arial"/>
          <w:b/>
          <w:bCs/>
          <w:color w:val="000000" w:themeColor="text1"/>
          <w:sz w:val="32"/>
          <w:szCs w:val="32"/>
        </w:rPr>
        <w:t>3.2 Optimization</w:t>
      </w:r>
    </w:p>
    <w:p w14:paraId="5A1A5572" w14:textId="77777777" w:rsidR="008C3F80" w:rsidRPr="001A024A" w:rsidRDefault="008C3F80" w:rsidP="008C3F80">
      <w:pPr>
        <w:ind w:left="720"/>
        <w:rPr>
          <w:rFonts w:ascii="Arial" w:hAnsi="Arial" w:cs="Arial"/>
          <w:color w:val="000000" w:themeColor="text1"/>
          <w:spacing w:val="9"/>
          <w:szCs w:val="24"/>
          <w:shd w:val="clear" w:color="auto" w:fill="FFFFFF"/>
        </w:rPr>
      </w:pPr>
      <w:r w:rsidRPr="001A024A">
        <w:rPr>
          <w:rFonts w:ascii="Arial" w:hAnsi="Arial" w:cs="Arial"/>
          <w:color w:val="000000" w:themeColor="text1"/>
          <w:spacing w:val="9"/>
          <w:sz w:val="26"/>
          <w:szCs w:val="26"/>
          <w:shd w:val="clear" w:color="auto" w:fill="FFFFFF"/>
        </w:rPr>
        <w:t xml:space="preserve"> </w:t>
      </w:r>
      <w:r w:rsidRPr="001A024A">
        <w:rPr>
          <w:rFonts w:ascii="Arial" w:hAnsi="Arial" w:cs="Arial"/>
          <w:color w:val="000000" w:themeColor="text1"/>
          <w:spacing w:val="9"/>
          <w:szCs w:val="24"/>
          <w:shd w:val="clear" w:color="auto" w:fill="FFFFFF"/>
        </w:rPr>
        <w:t>Swiggy generate terabytes of data every week and leverage this data for delivery efficiency and to connect customers to the right restaurant. With our expansion across cities, our order volume has also grown over 200%. We have gone from being an app that would just get the job done to an app that delights the user every time they come to place an order. Real-time, micro-optimization of dynamic demand-supply, done millions of times every day.</w:t>
      </w:r>
    </w:p>
    <w:p w14:paraId="3F4CD187" w14:textId="77777777" w:rsidR="008C3F80" w:rsidRPr="001A024A" w:rsidRDefault="008C3F80" w:rsidP="008C3F80">
      <w:pPr>
        <w:numPr>
          <w:ilvl w:val="0"/>
          <w:numId w:val="38"/>
        </w:numPr>
        <w:shd w:val="clear" w:color="auto" w:fill="FFFFFF"/>
        <w:spacing w:line="240" w:lineRule="auto"/>
        <w:jc w:val="left"/>
        <w:textAlignment w:val="baseline"/>
        <w:rPr>
          <w:rFonts w:ascii="Arial" w:eastAsia="Times New Roman" w:hAnsi="Arial" w:cs="Arial"/>
          <w:color w:val="000000" w:themeColor="text1"/>
          <w:spacing w:val="9"/>
          <w:sz w:val="26"/>
          <w:szCs w:val="26"/>
          <w:lang w:eastAsia="en-IN"/>
        </w:rPr>
      </w:pPr>
      <w:r w:rsidRPr="001A024A">
        <w:rPr>
          <w:rFonts w:ascii="Arial" w:eastAsia="Times New Roman" w:hAnsi="Arial" w:cs="Arial"/>
          <w:color w:val="000000" w:themeColor="text1"/>
          <w:spacing w:val="9"/>
          <w:sz w:val="26"/>
          <w:szCs w:val="26"/>
          <w:lang w:eastAsia="en-IN"/>
        </w:rPr>
        <w:t>Logistic Optimization: Optimizing the cost of delivery while ensuring that customers get their product within the promised delivery times. This involves a combination of ML based models and a mathematical multi-objective function for optimizing across multiple business and customer experience constraints.</w:t>
      </w:r>
    </w:p>
    <w:p w14:paraId="010EFD17" w14:textId="77777777" w:rsidR="008C3F80" w:rsidRPr="001A024A" w:rsidRDefault="008C3F80" w:rsidP="008C3F80">
      <w:pPr>
        <w:shd w:val="clear" w:color="auto" w:fill="FFFFFF"/>
        <w:spacing w:line="240" w:lineRule="auto"/>
        <w:ind w:left="720"/>
        <w:textAlignment w:val="baseline"/>
        <w:rPr>
          <w:rFonts w:ascii="Arial" w:eastAsia="Times New Roman" w:hAnsi="Arial" w:cs="Arial"/>
          <w:color w:val="000000" w:themeColor="text1"/>
          <w:spacing w:val="9"/>
          <w:sz w:val="26"/>
          <w:szCs w:val="26"/>
          <w:lang w:eastAsia="en-IN"/>
        </w:rPr>
      </w:pPr>
    </w:p>
    <w:p w14:paraId="3710150D" w14:textId="77777777" w:rsidR="008C3F80" w:rsidRPr="001A024A" w:rsidRDefault="008C3F80" w:rsidP="008C3F80">
      <w:pPr>
        <w:numPr>
          <w:ilvl w:val="0"/>
          <w:numId w:val="38"/>
        </w:numPr>
        <w:shd w:val="clear" w:color="auto" w:fill="FFFFFF"/>
        <w:spacing w:line="240" w:lineRule="auto"/>
        <w:jc w:val="left"/>
        <w:textAlignment w:val="baseline"/>
        <w:rPr>
          <w:rFonts w:ascii="Arial" w:eastAsia="Times New Roman" w:hAnsi="Arial" w:cs="Arial"/>
          <w:color w:val="000000" w:themeColor="text1"/>
          <w:spacing w:val="9"/>
          <w:sz w:val="26"/>
          <w:szCs w:val="26"/>
          <w:lang w:eastAsia="en-IN"/>
        </w:rPr>
      </w:pPr>
      <w:r w:rsidRPr="001A024A">
        <w:rPr>
          <w:rFonts w:ascii="Arial" w:eastAsia="Times New Roman" w:hAnsi="Arial" w:cs="Arial"/>
          <w:color w:val="000000" w:themeColor="text1"/>
          <w:spacing w:val="9"/>
          <w:sz w:val="26"/>
          <w:szCs w:val="26"/>
          <w:lang w:eastAsia="en-IN"/>
        </w:rPr>
        <w:t>Greater Personalisation: Aided by machine learning, the app personalizes the list of restaurants that users can view, based on their past orders, searches, and interactions with the app. This reduces the time to arrive at the choice of restaurants and dishes by half</w:t>
      </w:r>
    </w:p>
    <w:p w14:paraId="7F046850" w14:textId="77777777" w:rsidR="008C3F80" w:rsidRPr="001A024A" w:rsidRDefault="008C3F80" w:rsidP="008C3F80">
      <w:pPr>
        <w:shd w:val="clear" w:color="auto" w:fill="FFFFFF"/>
        <w:spacing w:line="240" w:lineRule="auto"/>
        <w:textAlignment w:val="baseline"/>
        <w:rPr>
          <w:rFonts w:ascii="Arial" w:eastAsia="Times New Roman" w:hAnsi="Arial" w:cs="Arial"/>
          <w:color w:val="000000" w:themeColor="text1"/>
          <w:spacing w:val="9"/>
          <w:sz w:val="26"/>
          <w:szCs w:val="26"/>
          <w:lang w:eastAsia="en-IN"/>
        </w:rPr>
      </w:pPr>
    </w:p>
    <w:p w14:paraId="6722D380" w14:textId="77777777" w:rsidR="008C3F80" w:rsidRPr="001A024A" w:rsidRDefault="008C3F80" w:rsidP="008C3F80">
      <w:pPr>
        <w:numPr>
          <w:ilvl w:val="0"/>
          <w:numId w:val="38"/>
        </w:numPr>
        <w:shd w:val="clear" w:color="auto" w:fill="FFFFFF"/>
        <w:spacing w:line="240" w:lineRule="auto"/>
        <w:jc w:val="left"/>
        <w:textAlignment w:val="baseline"/>
        <w:rPr>
          <w:rFonts w:ascii="Arial" w:eastAsia="Times New Roman" w:hAnsi="Arial" w:cs="Arial"/>
          <w:color w:val="000000" w:themeColor="text1"/>
          <w:spacing w:val="9"/>
          <w:sz w:val="26"/>
          <w:szCs w:val="26"/>
          <w:lang w:eastAsia="en-IN"/>
        </w:rPr>
      </w:pPr>
      <w:r w:rsidRPr="001A024A">
        <w:rPr>
          <w:rFonts w:ascii="Arial" w:eastAsia="Times New Roman" w:hAnsi="Arial" w:cs="Arial"/>
          <w:color w:val="000000" w:themeColor="text1"/>
          <w:spacing w:val="9"/>
          <w:sz w:val="26"/>
          <w:szCs w:val="26"/>
          <w:lang w:eastAsia="en-IN"/>
        </w:rPr>
        <w:t>Faster Reordering: “Repeat” tags for preferred restaurants and dishes, and a complete order history helps users reorder their favourites with just a tap</w:t>
      </w:r>
    </w:p>
    <w:p w14:paraId="3E18BAE1" w14:textId="77777777" w:rsidR="008C3F80" w:rsidRPr="001A024A" w:rsidRDefault="008C3F80" w:rsidP="008C3F80">
      <w:pPr>
        <w:shd w:val="clear" w:color="auto" w:fill="FFFFFF"/>
        <w:spacing w:line="240" w:lineRule="auto"/>
        <w:ind w:left="720"/>
        <w:textAlignment w:val="baseline"/>
        <w:rPr>
          <w:rFonts w:ascii="Arial" w:eastAsia="Times New Roman" w:hAnsi="Arial" w:cs="Arial"/>
          <w:color w:val="000000" w:themeColor="text1"/>
          <w:spacing w:val="9"/>
          <w:sz w:val="26"/>
          <w:szCs w:val="26"/>
          <w:lang w:eastAsia="en-IN"/>
        </w:rPr>
      </w:pPr>
    </w:p>
    <w:p w14:paraId="55C61A5C" w14:textId="77777777" w:rsidR="008C3F80" w:rsidRPr="001A024A" w:rsidRDefault="008C3F80" w:rsidP="008C3F80">
      <w:pPr>
        <w:numPr>
          <w:ilvl w:val="0"/>
          <w:numId w:val="38"/>
        </w:numPr>
        <w:shd w:val="clear" w:color="auto" w:fill="FFFFFF"/>
        <w:spacing w:line="240" w:lineRule="auto"/>
        <w:jc w:val="left"/>
        <w:textAlignment w:val="baseline"/>
        <w:rPr>
          <w:rFonts w:ascii="Arial" w:eastAsia="Times New Roman" w:hAnsi="Arial" w:cs="Arial"/>
          <w:color w:val="000000" w:themeColor="text1"/>
          <w:spacing w:val="9"/>
          <w:sz w:val="26"/>
          <w:szCs w:val="26"/>
          <w:lang w:eastAsia="en-IN"/>
        </w:rPr>
      </w:pPr>
      <w:r w:rsidRPr="001A024A">
        <w:rPr>
          <w:rFonts w:ascii="Arial" w:eastAsia="Times New Roman" w:hAnsi="Arial" w:cs="Arial"/>
          <w:color w:val="000000" w:themeColor="text1"/>
          <w:spacing w:val="9"/>
          <w:sz w:val="26"/>
          <w:szCs w:val="26"/>
          <w:lang w:eastAsia="en-IN"/>
        </w:rPr>
        <w:t>Simpler Order Tracking: Live order tracking is one of the most loved features of the Swiggy app. The app shares the expected time of arrival (ETA) of the order in real-time</w:t>
      </w:r>
    </w:p>
    <w:p w14:paraId="2BEE2659" w14:textId="77777777" w:rsidR="008C3F80" w:rsidRPr="001A024A" w:rsidRDefault="008C3F80" w:rsidP="008C3F80">
      <w:pPr>
        <w:shd w:val="clear" w:color="auto" w:fill="FFFFFF"/>
        <w:spacing w:line="240" w:lineRule="auto"/>
        <w:textAlignment w:val="baseline"/>
        <w:rPr>
          <w:rFonts w:ascii="Arial" w:eastAsia="Times New Roman" w:hAnsi="Arial" w:cs="Arial"/>
          <w:color w:val="000000" w:themeColor="text1"/>
          <w:spacing w:val="9"/>
          <w:sz w:val="26"/>
          <w:szCs w:val="26"/>
          <w:lang w:eastAsia="en-IN"/>
        </w:rPr>
      </w:pPr>
    </w:p>
    <w:p w14:paraId="6A41DF86" w14:textId="77777777" w:rsidR="008C3F80" w:rsidRPr="001A024A" w:rsidRDefault="008C3F80" w:rsidP="008C3F80">
      <w:pPr>
        <w:numPr>
          <w:ilvl w:val="0"/>
          <w:numId w:val="38"/>
        </w:numPr>
        <w:shd w:val="clear" w:color="auto" w:fill="FFFFFF"/>
        <w:spacing w:line="240" w:lineRule="auto"/>
        <w:jc w:val="left"/>
        <w:textAlignment w:val="baseline"/>
        <w:rPr>
          <w:rFonts w:ascii="Arial" w:eastAsia="Times New Roman" w:hAnsi="Arial" w:cs="Arial"/>
          <w:color w:val="000000" w:themeColor="text1"/>
          <w:spacing w:val="9"/>
          <w:sz w:val="26"/>
          <w:szCs w:val="26"/>
          <w:lang w:eastAsia="en-IN"/>
        </w:rPr>
      </w:pPr>
      <w:r w:rsidRPr="001A024A">
        <w:rPr>
          <w:rFonts w:ascii="Arial" w:eastAsia="Times New Roman" w:hAnsi="Arial" w:cs="Arial"/>
          <w:color w:val="000000" w:themeColor="text1"/>
          <w:spacing w:val="9"/>
          <w:sz w:val="26"/>
          <w:szCs w:val="26"/>
          <w:lang w:eastAsia="en-IN"/>
        </w:rPr>
        <w:t xml:space="preserve">Smart Kitchen: Optimizing in-kitchen operations through AI driven initiatives such as forecasting demand, inventory optimization, dynamic order </w:t>
      </w:r>
      <w:r w:rsidRPr="001A024A">
        <w:rPr>
          <w:rFonts w:ascii="Arial" w:eastAsia="Times New Roman" w:hAnsi="Arial" w:cs="Arial"/>
          <w:color w:val="000000" w:themeColor="text1"/>
          <w:spacing w:val="9"/>
          <w:sz w:val="26"/>
          <w:szCs w:val="26"/>
          <w:lang w:eastAsia="en-IN"/>
        </w:rPr>
        <w:lastRenderedPageBreak/>
        <w:t>prioritization, intelligent kitchen capacity management, food quality management through computer vision and more.</w:t>
      </w:r>
    </w:p>
    <w:p w14:paraId="7C29048C"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t xml:space="preserve">   </w:t>
      </w:r>
    </w:p>
    <w:p w14:paraId="4CA06C24" w14:textId="77777777" w:rsidR="008C3F80" w:rsidRPr="001A024A" w:rsidRDefault="008C3F80" w:rsidP="008C3F80">
      <w:pPr>
        <w:rPr>
          <w:rFonts w:ascii="Arial" w:hAnsi="Arial" w:cs="Arial"/>
          <w:b/>
          <w:bCs/>
          <w:color w:val="000000" w:themeColor="text1"/>
          <w:sz w:val="32"/>
          <w:szCs w:val="32"/>
        </w:rPr>
      </w:pPr>
    </w:p>
    <w:p w14:paraId="41616F87" w14:textId="77777777" w:rsidR="008C3F80" w:rsidRPr="001A024A" w:rsidRDefault="008C3F80" w:rsidP="008C3F80">
      <w:pPr>
        <w:rPr>
          <w:rFonts w:ascii="Arial" w:hAnsi="Arial" w:cs="Arial"/>
          <w:b/>
          <w:bCs/>
          <w:color w:val="000000" w:themeColor="text1"/>
          <w:sz w:val="32"/>
          <w:szCs w:val="32"/>
        </w:rPr>
      </w:pPr>
    </w:p>
    <w:p w14:paraId="52006EB3"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t xml:space="preserve">KPI AND DEPLOYMENT </w:t>
      </w:r>
      <w:r w:rsidRPr="001A024A">
        <w:rPr>
          <w:rFonts w:ascii="Arial" w:eastAsia="Arial" w:hAnsi="Arial" w:cs="Arial"/>
          <w:b/>
          <w:bCs/>
          <w:color w:val="000000" w:themeColor="text1"/>
          <w:sz w:val="32"/>
          <w:szCs w:val="32"/>
        </w:rPr>
        <w:t>4 KPI</w:t>
      </w:r>
    </w:p>
    <w:p w14:paraId="75A3AF00" w14:textId="77777777" w:rsidR="008C3F80" w:rsidRPr="001A024A" w:rsidRDefault="008C3F80" w:rsidP="008C3F80">
      <w:pPr>
        <w:spacing w:line="314" w:lineRule="exact"/>
        <w:rPr>
          <w:rFonts w:ascii="Arial" w:hAnsi="Arial" w:cs="Arial"/>
          <w:color w:val="000000" w:themeColor="text1"/>
          <w:sz w:val="20"/>
          <w:szCs w:val="20"/>
        </w:rPr>
      </w:pPr>
    </w:p>
    <w:p w14:paraId="237D9B5F" w14:textId="77777777" w:rsidR="008C3F80" w:rsidRPr="001A024A" w:rsidRDefault="008C3F80" w:rsidP="008C3F80">
      <w:pPr>
        <w:ind w:left="500" w:right="1480" w:hanging="9"/>
        <w:rPr>
          <w:rFonts w:ascii="Arial" w:hAnsi="Arial" w:cs="Arial"/>
          <w:color w:val="000000" w:themeColor="text1"/>
          <w:sz w:val="20"/>
          <w:szCs w:val="20"/>
        </w:rPr>
      </w:pPr>
      <w:r w:rsidRPr="001A024A">
        <w:rPr>
          <w:rFonts w:ascii="Arial" w:eastAsia="Arial" w:hAnsi="Arial" w:cs="Arial"/>
          <w:color w:val="000000" w:themeColor="text1"/>
        </w:rPr>
        <w:t>Dashboards will be implemented to display and indicate certain KPIs and relevant indicators for the disease.</w:t>
      </w:r>
    </w:p>
    <w:p w14:paraId="24BE5578"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60288" behindDoc="1" locked="0" layoutInCell="0" allowOverlap="1" wp14:anchorId="479CC6A0" wp14:editId="647CD332">
            <wp:simplePos x="0" y="0"/>
            <wp:positionH relativeFrom="column">
              <wp:posOffset>278765</wp:posOffset>
            </wp:positionH>
            <wp:positionV relativeFrom="paragraph">
              <wp:posOffset>9525</wp:posOffset>
            </wp:positionV>
            <wp:extent cx="2539365" cy="10115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539365" cy="1011555"/>
                    </a:xfrm>
                    <a:prstGeom prst="rect">
                      <a:avLst/>
                    </a:prstGeom>
                    <a:noFill/>
                  </pic:spPr>
                </pic:pic>
              </a:graphicData>
            </a:graphic>
          </wp:anchor>
        </w:drawing>
      </w:r>
    </w:p>
    <w:p w14:paraId="34E19AC9" w14:textId="77777777" w:rsidR="008C3F80" w:rsidRPr="001A024A" w:rsidRDefault="008C3F80" w:rsidP="008C3F80">
      <w:pPr>
        <w:spacing w:line="200" w:lineRule="exact"/>
        <w:rPr>
          <w:rFonts w:ascii="Arial" w:hAnsi="Arial" w:cs="Arial"/>
          <w:color w:val="000000" w:themeColor="text1"/>
          <w:sz w:val="20"/>
          <w:szCs w:val="20"/>
        </w:rPr>
      </w:pPr>
    </w:p>
    <w:p w14:paraId="4DFBE1B7" w14:textId="77777777" w:rsidR="008C3F80" w:rsidRPr="001A024A" w:rsidRDefault="008C3F80" w:rsidP="008C3F80">
      <w:pPr>
        <w:spacing w:line="200" w:lineRule="exact"/>
        <w:rPr>
          <w:rFonts w:ascii="Arial" w:hAnsi="Arial" w:cs="Arial"/>
          <w:color w:val="000000" w:themeColor="text1"/>
          <w:sz w:val="20"/>
          <w:szCs w:val="20"/>
        </w:rPr>
      </w:pPr>
    </w:p>
    <w:p w14:paraId="530F1B5F" w14:textId="77777777" w:rsidR="008C3F80" w:rsidRPr="001A024A" w:rsidRDefault="008C3F80" w:rsidP="008C3F80">
      <w:pPr>
        <w:spacing w:line="200" w:lineRule="exact"/>
        <w:rPr>
          <w:rFonts w:ascii="Arial" w:hAnsi="Arial" w:cs="Arial"/>
          <w:color w:val="000000" w:themeColor="text1"/>
          <w:sz w:val="20"/>
          <w:szCs w:val="20"/>
        </w:rPr>
      </w:pPr>
    </w:p>
    <w:p w14:paraId="0599E8F4" w14:textId="77777777" w:rsidR="008C3F80" w:rsidRPr="001A024A" w:rsidRDefault="008C3F80" w:rsidP="008C3F80">
      <w:pPr>
        <w:spacing w:line="200" w:lineRule="exact"/>
        <w:rPr>
          <w:rFonts w:ascii="Arial" w:hAnsi="Arial" w:cs="Arial"/>
          <w:color w:val="000000" w:themeColor="text1"/>
          <w:sz w:val="20"/>
          <w:szCs w:val="20"/>
        </w:rPr>
      </w:pPr>
    </w:p>
    <w:p w14:paraId="7C8A7928" w14:textId="77777777" w:rsidR="008C3F80" w:rsidRPr="001A024A" w:rsidRDefault="008C3F80" w:rsidP="008C3F80">
      <w:pPr>
        <w:spacing w:line="200" w:lineRule="exact"/>
        <w:rPr>
          <w:rFonts w:ascii="Arial" w:hAnsi="Arial" w:cs="Arial"/>
          <w:color w:val="000000" w:themeColor="text1"/>
          <w:sz w:val="20"/>
          <w:szCs w:val="20"/>
        </w:rPr>
      </w:pPr>
    </w:p>
    <w:p w14:paraId="6756ED4A" w14:textId="77777777" w:rsidR="008C3F80" w:rsidRPr="001A024A" w:rsidRDefault="008C3F80" w:rsidP="008C3F80">
      <w:pPr>
        <w:spacing w:line="200" w:lineRule="exact"/>
        <w:rPr>
          <w:rFonts w:ascii="Arial" w:hAnsi="Arial" w:cs="Arial"/>
          <w:color w:val="000000" w:themeColor="text1"/>
          <w:sz w:val="20"/>
          <w:szCs w:val="20"/>
        </w:rPr>
      </w:pPr>
    </w:p>
    <w:p w14:paraId="0CDA102B" w14:textId="77777777" w:rsidR="008C3F80" w:rsidRPr="001A024A" w:rsidRDefault="008C3F80" w:rsidP="008C3F80">
      <w:pPr>
        <w:spacing w:line="200" w:lineRule="exact"/>
        <w:rPr>
          <w:rFonts w:ascii="Arial" w:hAnsi="Arial" w:cs="Arial"/>
          <w:color w:val="000000" w:themeColor="text1"/>
          <w:sz w:val="20"/>
          <w:szCs w:val="20"/>
        </w:rPr>
      </w:pPr>
    </w:p>
    <w:p w14:paraId="24AB04C2" w14:textId="77777777" w:rsidR="008C3F80" w:rsidRPr="001A024A" w:rsidRDefault="008C3F80" w:rsidP="008C3F80">
      <w:pPr>
        <w:spacing w:line="220" w:lineRule="exact"/>
        <w:rPr>
          <w:rFonts w:ascii="Arial" w:hAnsi="Arial" w:cs="Arial"/>
          <w:color w:val="000000" w:themeColor="text1"/>
          <w:sz w:val="20"/>
          <w:szCs w:val="20"/>
        </w:rPr>
      </w:pPr>
    </w:p>
    <w:p w14:paraId="4FE256B9" w14:textId="77777777" w:rsidR="008C3F80" w:rsidRPr="001A024A" w:rsidRDefault="008C3F80" w:rsidP="008C3F80">
      <w:pPr>
        <w:spacing w:line="245" w:lineRule="auto"/>
        <w:ind w:left="500" w:right="640" w:hanging="9"/>
        <w:rPr>
          <w:rFonts w:ascii="Arial" w:hAnsi="Arial" w:cs="Arial"/>
          <w:color w:val="000000" w:themeColor="text1"/>
          <w:sz w:val="20"/>
          <w:szCs w:val="20"/>
        </w:rPr>
      </w:pPr>
      <w:r w:rsidRPr="001A024A">
        <w:rPr>
          <w:rFonts w:ascii="Arial" w:eastAsia="Arial" w:hAnsi="Arial" w:cs="Arial"/>
          <w:color w:val="000000" w:themeColor="text1"/>
        </w:rPr>
        <w:t>As and when the system starts to capture the historical/periodic data for a user, the dashboards will be included to display charts over time with progress on various indicators or factors</w:t>
      </w:r>
    </w:p>
    <w:p w14:paraId="3925E5A7" w14:textId="77777777" w:rsidR="008C3F80" w:rsidRPr="001A024A" w:rsidRDefault="008C3F80" w:rsidP="008C3F80">
      <w:pPr>
        <w:spacing w:line="200" w:lineRule="exact"/>
        <w:rPr>
          <w:rFonts w:ascii="Arial" w:hAnsi="Arial" w:cs="Arial"/>
          <w:color w:val="000000" w:themeColor="text1"/>
          <w:sz w:val="20"/>
          <w:szCs w:val="20"/>
        </w:rPr>
      </w:pPr>
    </w:p>
    <w:p w14:paraId="7DE80777" w14:textId="77777777" w:rsidR="008C3F80" w:rsidRPr="001A024A" w:rsidRDefault="008C3F80" w:rsidP="008C3F80">
      <w:pPr>
        <w:spacing w:line="200" w:lineRule="exact"/>
        <w:rPr>
          <w:rFonts w:ascii="Arial" w:hAnsi="Arial" w:cs="Arial"/>
          <w:color w:val="000000" w:themeColor="text1"/>
          <w:sz w:val="20"/>
          <w:szCs w:val="20"/>
        </w:rPr>
      </w:pPr>
    </w:p>
    <w:p w14:paraId="49734B3A" w14:textId="77777777" w:rsidR="008C3F80" w:rsidRPr="001A024A" w:rsidRDefault="008C3F80" w:rsidP="008C3F80">
      <w:pPr>
        <w:spacing w:line="200" w:lineRule="exact"/>
        <w:rPr>
          <w:rFonts w:ascii="Arial" w:hAnsi="Arial" w:cs="Arial"/>
          <w:color w:val="000000" w:themeColor="text1"/>
          <w:sz w:val="20"/>
          <w:szCs w:val="20"/>
        </w:rPr>
      </w:pPr>
    </w:p>
    <w:p w14:paraId="6719D898" w14:textId="77777777" w:rsidR="008C3F80" w:rsidRPr="001A024A" w:rsidRDefault="008C3F80" w:rsidP="008C3F80">
      <w:pPr>
        <w:spacing w:line="200" w:lineRule="exact"/>
        <w:rPr>
          <w:rFonts w:ascii="Arial" w:hAnsi="Arial" w:cs="Arial"/>
          <w:color w:val="000000" w:themeColor="text1"/>
          <w:sz w:val="20"/>
          <w:szCs w:val="20"/>
        </w:rPr>
      </w:pPr>
    </w:p>
    <w:p w14:paraId="659727F7" w14:textId="77777777" w:rsidR="008C3F80" w:rsidRPr="001A024A" w:rsidRDefault="008C3F80" w:rsidP="008C3F80">
      <w:pPr>
        <w:spacing w:line="391" w:lineRule="exact"/>
        <w:rPr>
          <w:rFonts w:ascii="Arial" w:hAnsi="Arial" w:cs="Arial"/>
          <w:color w:val="000000" w:themeColor="text1"/>
          <w:sz w:val="20"/>
          <w:szCs w:val="20"/>
        </w:rPr>
      </w:pPr>
    </w:p>
    <w:p w14:paraId="72E52C62" w14:textId="77777777" w:rsidR="008C3F80" w:rsidRPr="001A024A" w:rsidRDefault="008C3F80" w:rsidP="008C3F80">
      <w:pPr>
        <w:rPr>
          <w:rFonts w:ascii="Arial" w:hAnsi="Arial" w:cs="Arial"/>
          <w:color w:val="000000" w:themeColor="text1"/>
          <w:sz w:val="20"/>
          <w:szCs w:val="20"/>
        </w:rPr>
      </w:pPr>
      <w:r w:rsidRPr="001A024A">
        <w:rPr>
          <w:rFonts w:ascii="Arial" w:eastAsia="Arial" w:hAnsi="Arial" w:cs="Arial"/>
          <w:b/>
          <w:bCs/>
          <w:color w:val="000000" w:themeColor="text1"/>
          <w:sz w:val="32"/>
          <w:szCs w:val="32"/>
        </w:rPr>
        <w:t>4.1 KPIs (Key Performance Indicators)</w:t>
      </w:r>
    </w:p>
    <w:p w14:paraId="5CE49CE4" w14:textId="77777777" w:rsidR="008C3F80" w:rsidRPr="001A024A" w:rsidRDefault="008C3F80" w:rsidP="008C3F80">
      <w:pPr>
        <w:spacing w:line="314" w:lineRule="exact"/>
        <w:rPr>
          <w:rFonts w:ascii="Arial" w:hAnsi="Arial" w:cs="Arial"/>
          <w:color w:val="000000" w:themeColor="text1"/>
          <w:sz w:val="20"/>
          <w:szCs w:val="20"/>
        </w:rPr>
      </w:pPr>
    </w:p>
    <w:p w14:paraId="4963C93E" w14:textId="77777777" w:rsidR="008C3F80" w:rsidRPr="001A024A" w:rsidRDefault="008C3F80" w:rsidP="008C3F80">
      <w:pPr>
        <w:ind w:left="780" w:right="1160" w:hanging="9"/>
        <w:rPr>
          <w:rFonts w:ascii="Arial" w:hAnsi="Arial" w:cs="Arial"/>
          <w:color w:val="000000" w:themeColor="text1"/>
          <w:sz w:val="20"/>
          <w:szCs w:val="20"/>
        </w:rPr>
      </w:pPr>
      <w:r w:rsidRPr="001A024A">
        <w:rPr>
          <w:rFonts w:ascii="Arial" w:eastAsia="Arial" w:hAnsi="Arial" w:cs="Arial"/>
          <w:color w:val="000000" w:themeColor="text1"/>
        </w:rPr>
        <w:t>Key indicators displaying a summary of the Heart Disease Analysis and its relationship with different metrics</w:t>
      </w:r>
    </w:p>
    <w:p w14:paraId="142C3761" w14:textId="77777777" w:rsidR="008C3F80" w:rsidRPr="001A024A" w:rsidRDefault="008C3F80" w:rsidP="008C3F80">
      <w:pPr>
        <w:spacing w:line="288" w:lineRule="exact"/>
        <w:rPr>
          <w:rFonts w:ascii="Arial" w:hAnsi="Arial" w:cs="Arial"/>
          <w:color w:val="000000" w:themeColor="text1"/>
          <w:sz w:val="20"/>
          <w:szCs w:val="20"/>
        </w:rPr>
      </w:pPr>
    </w:p>
    <w:p w14:paraId="7F552E45" w14:textId="77777777" w:rsidR="008C3F80" w:rsidRPr="001A024A" w:rsidRDefault="008C3F80" w:rsidP="008C3F80">
      <w:pPr>
        <w:numPr>
          <w:ilvl w:val="0"/>
          <w:numId w:val="40"/>
        </w:numPr>
        <w:tabs>
          <w:tab w:val="left" w:pos="2180"/>
        </w:tabs>
        <w:spacing w:line="240" w:lineRule="auto"/>
        <w:ind w:left="2180" w:hanging="360"/>
        <w:jc w:val="left"/>
        <w:rPr>
          <w:rFonts w:ascii="Arial" w:eastAsia="Arial" w:hAnsi="Arial" w:cs="Arial"/>
          <w:color w:val="000000" w:themeColor="text1"/>
        </w:rPr>
      </w:pPr>
      <w:r w:rsidRPr="001A024A">
        <w:rPr>
          <w:rFonts w:ascii="Arial" w:eastAsia="Arial" w:hAnsi="Arial" w:cs="Arial"/>
          <w:color w:val="000000" w:themeColor="text1"/>
        </w:rPr>
        <w:t>Percentage of People Having Online Order for the Geographical Area.</w:t>
      </w:r>
    </w:p>
    <w:p w14:paraId="01DD0974" w14:textId="77777777" w:rsidR="008C3F80" w:rsidRPr="001A024A" w:rsidRDefault="008C3F80" w:rsidP="008C3F80">
      <w:pPr>
        <w:spacing w:line="15" w:lineRule="exact"/>
        <w:rPr>
          <w:rFonts w:ascii="Arial" w:eastAsia="Arial" w:hAnsi="Arial" w:cs="Arial"/>
          <w:color w:val="000000" w:themeColor="text1"/>
        </w:rPr>
      </w:pPr>
    </w:p>
    <w:p w14:paraId="17C04856" w14:textId="77777777" w:rsidR="008C3F80" w:rsidRPr="001A024A" w:rsidRDefault="008C3F80" w:rsidP="008C3F80">
      <w:pPr>
        <w:numPr>
          <w:ilvl w:val="0"/>
          <w:numId w:val="40"/>
        </w:numPr>
        <w:tabs>
          <w:tab w:val="left" w:pos="2180"/>
        </w:tabs>
        <w:spacing w:line="240" w:lineRule="auto"/>
        <w:ind w:left="2180" w:hanging="360"/>
        <w:jc w:val="left"/>
        <w:rPr>
          <w:rFonts w:ascii="Arial" w:eastAsia="Arial" w:hAnsi="Arial" w:cs="Arial"/>
          <w:color w:val="000000" w:themeColor="text1"/>
        </w:rPr>
      </w:pPr>
      <w:r w:rsidRPr="001A024A">
        <w:rPr>
          <w:rFonts w:ascii="Arial" w:eastAsia="Arial" w:hAnsi="Arial" w:cs="Arial"/>
          <w:color w:val="000000" w:themeColor="text1"/>
        </w:rPr>
        <w:t xml:space="preserve">Number Of Item Sold In </w:t>
      </w:r>
      <w:r>
        <w:rPr>
          <w:rFonts w:ascii="Arial" w:eastAsia="Arial" w:hAnsi="Arial" w:cs="Arial"/>
          <w:color w:val="000000" w:themeColor="text1"/>
        </w:rPr>
        <w:t>a</w:t>
      </w:r>
      <w:r w:rsidRPr="001A024A">
        <w:rPr>
          <w:rFonts w:ascii="Arial" w:eastAsia="Arial" w:hAnsi="Arial" w:cs="Arial"/>
          <w:color w:val="000000" w:themeColor="text1"/>
        </w:rPr>
        <w:t xml:space="preserve"> Year.</w:t>
      </w:r>
    </w:p>
    <w:p w14:paraId="46A3D0A1" w14:textId="77777777" w:rsidR="008C3F80" w:rsidRPr="001A024A" w:rsidRDefault="008C3F80" w:rsidP="008C3F80">
      <w:pPr>
        <w:spacing w:line="13" w:lineRule="exact"/>
        <w:rPr>
          <w:rFonts w:ascii="Arial" w:eastAsia="Arial" w:hAnsi="Arial" w:cs="Arial"/>
          <w:color w:val="000000" w:themeColor="text1"/>
        </w:rPr>
      </w:pPr>
    </w:p>
    <w:p w14:paraId="1587829D" w14:textId="77777777" w:rsidR="008C3F80" w:rsidRPr="001A024A" w:rsidRDefault="008C3F80" w:rsidP="008C3F80">
      <w:pPr>
        <w:numPr>
          <w:ilvl w:val="0"/>
          <w:numId w:val="40"/>
        </w:numPr>
        <w:tabs>
          <w:tab w:val="left" w:pos="2180"/>
        </w:tabs>
        <w:spacing w:line="240" w:lineRule="auto"/>
        <w:ind w:left="2180" w:hanging="360"/>
        <w:jc w:val="left"/>
        <w:rPr>
          <w:rFonts w:ascii="Arial" w:eastAsia="Arial" w:hAnsi="Arial" w:cs="Arial"/>
          <w:color w:val="000000" w:themeColor="text1"/>
        </w:rPr>
      </w:pPr>
      <w:r w:rsidRPr="001A024A">
        <w:rPr>
          <w:rFonts w:ascii="Arial" w:eastAsia="Arial" w:hAnsi="Arial" w:cs="Arial"/>
          <w:color w:val="000000" w:themeColor="text1"/>
        </w:rPr>
        <w:t>Average Number Day Of Delivery.</w:t>
      </w:r>
    </w:p>
    <w:p w14:paraId="0AAA7783" w14:textId="77777777" w:rsidR="008C3F80" w:rsidRPr="001A024A" w:rsidRDefault="008C3F80" w:rsidP="008C3F80">
      <w:pPr>
        <w:spacing w:line="15" w:lineRule="exact"/>
        <w:rPr>
          <w:rFonts w:ascii="Arial" w:eastAsia="Arial" w:hAnsi="Arial" w:cs="Arial"/>
          <w:color w:val="000000" w:themeColor="text1"/>
        </w:rPr>
      </w:pPr>
    </w:p>
    <w:p w14:paraId="48B79217" w14:textId="77777777" w:rsidR="008C3F80" w:rsidRPr="001A024A" w:rsidRDefault="008C3F80" w:rsidP="008C3F80">
      <w:pPr>
        <w:numPr>
          <w:ilvl w:val="0"/>
          <w:numId w:val="40"/>
        </w:numPr>
        <w:tabs>
          <w:tab w:val="left" w:pos="2180"/>
        </w:tabs>
        <w:spacing w:line="240" w:lineRule="auto"/>
        <w:ind w:left="2180" w:hanging="360"/>
        <w:jc w:val="left"/>
        <w:rPr>
          <w:rFonts w:ascii="Arial" w:eastAsia="Arial" w:hAnsi="Arial" w:cs="Arial"/>
          <w:color w:val="000000" w:themeColor="text1"/>
        </w:rPr>
      </w:pPr>
      <w:r w:rsidRPr="001A024A">
        <w:rPr>
          <w:rFonts w:ascii="Arial" w:eastAsia="Arial" w:hAnsi="Arial" w:cs="Arial"/>
          <w:color w:val="000000" w:themeColor="text1"/>
        </w:rPr>
        <w:t xml:space="preserve"> Which item most sold its depend upon the number of quantity.</w:t>
      </w:r>
    </w:p>
    <w:p w14:paraId="456C4A5B" w14:textId="77777777" w:rsidR="008C3F80" w:rsidRPr="001A024A" w:rsidRDefault="008C3F80" w:rsidP="008C3F80">
      <w:pPr>
        <w:spacing w:line="24" w:lineRule="exact"/>
        <w:rPr>
          <w:rFonts w:ascii="Arial" w:eastAsia="Arial" w:hAnsi="Arial" w:cs="Arial"/>
          <w:color w:val="000000" w:themeColor="text1"/>
        </w:rPr>
      </w:pPr>
    </w:p>
    <w:p w14:paraId="666D6244" w14:textId="77777777" w:rsidR="008C3F80" w:rsidRPr="001A024A" w:rsidRDefault="008C3F80" w:rsidP="008C3F80">
      <w:pPr>
        <w:numPr>
          <w:ilvl w:val="0"/>
          <w:numId w:val="40"/>
        </w:numPr>
        <w:tabs>
          <w:tab w:val="left" w:pos="2180"/>
        </w:tabs>
        <w:spacing w:line="240" w:lineRule="auto"/>
        <w:ind w:left="2180" w:right="840" w:hanging="360"/>
        <w:jc w:val="left"/>
        <w:rPr>
          <w:rFonts w:ascii="Arial" w:eastAsia="Arial" w:hAnsi="Arial" w:cs="Arial"/>
          <w:color w:val="000000" w:themeColor="text1"/>
        </w:rPr>
      </w:pPr>
      <w:r w:rsidRPr="001A024A">
        <w:rPr>
          <w:rFonts w:ascii="Arial" w:eastAsia="Arial" w:hAnsi="Arial" w:cs="Arial"/>
          <w:color w:val="000000" w:themeColor="text1"/>
        </w:rPr>
        <w:t>Total number of sale.</w:t>
      </w:r>
    </w:p>
    <w:p w14:paraId="0D5FC969" w14:textId="77777777" w:rsidR="008C3F80" w:rsidRPr="001A024A" w:rsidRDefault="008C3F80" w:rsidP="008C3F80">
      <w:pPr>
        <w:spacing w:line="26" w:lineRule="exact"/>
        <w:rPr>
          <w:rFonts w:ascii="Arial" w:eastAsia="Arial" w:hAnsi="Arial" w:cs="Arial"/>
          <w:color w:val="000000" w:themeColor="text1"/>
        </w:rPr>
      </w:pPr>
    </w:p>
    <w:p w14:paraId="2EBE7A8A" w14:textId="77777777" w:rsidR="008C3F80" w:rsidRPr="001A024A" w:rsidRDefault="008C3F80" w:rsidP="008C3F80">
      <w:pPr>
        <w:tabs>
          <w:tab w:val="left" w:pos="2180"/>
        </w:tabs>
        <w:spacing w:line="238" w:lineRule="auto"/>
        <w:ind w:left="2180" w:right="740"/>
        <w:rPr>
          <w:rFonts w:ascii="Arial" w:eastAsia="Arial" w:hAnsi="Arial" w:cs="Arial"/>
          <w:color w:val="000000" w:themeColor="text1"/>
        </w:rPr>
      </w:pPr>
    </w:p>
    <w:p w14:paraId="5C6FDF37" w14:textId="77777777" w:rsidR="008C3F80" w:rsidRPr="001A024A" w:rsidRDefault="008C3F80" w:rsidP="008C3F80">
      <w:pPr>
        <w:tabs>
          <w:tab w:val="left" w:pos="2180"/>
        </w:tabs>
        <w:spacing w:line="238" w:lineRule="auto"/>
        <w:ind w:left="2180" w:right="740"/>
        <w:rPr>
          <w:rFonts w:ascii="Arial" w:eastAsia="Arial" w:hAnsi="Arial" w:cs="Arial"/>
          <w:color w:val="000000" w:themeColor="text1"/>
        </w:rPr>
      </w:pPr>
    </w:p>
    <w:p w14:paraId="4AD32E13" w14:textId="77777777" w:rsidR="008C3F80" w:rsidRPr="001A024A" w:rsidRDefault="008C3F80" w:rsidP="008C3F80">
      <w:pPr>
        <w:tabs>
          <w:tab w:val="left" w:pos="2180"/>
        </w:tabs>
        <w:spacing w:line="238" w:lineRule="auto"/>
        <w:ind w:left="2180" w:right="740"/>
        <w:rPr>
          <w:rFonts w:ascii="Arial" w:eastAsia="Arial" w:hAnsi="Arial" w:cs="Arial"/>
          <w:color w:val="000000" w:themeColor="text1"/>
        </w:rPr>
      </w:pPr>
    </w:p>
    <w:p w14:paraId="229B7ABA" w14:textId="77777777" w:rsidR="008C3F80" w:rsidRPr="001A024A" w:rsidRDefault="008C3F80" w:rsidP="008C3F80">
      <w:pPr>
        <w:tabs>
          <w:tab w:val="left" w:pos="2180"/>
        </w:tabs>
        <w:spacing w:line="238" w:lineRule="auto"/>
        <w:ind w:right="740"/>
        <w:rPr>
          <w:rFonts w:ascii="Arial" w:eastAsia="Arial" w:hAnsi="Arial" w:cs="Arial"/>
          <w:color w:val="000000" w:themeColor="text1"/>
        </w:rPr>
      </w:pPr>
    </w:p>
    <w:p w14:paraId="41BFF3A8" w14:textId="77777777" w:rsidR="008C3F80" w:rsidRPr="001A024A" w:rsidRDefault="008C3F80" w:rsidP="008C3F80">
      <w:pPr>
        <w:tabs>
          <w:tab w:val="left" w:pos="2180"/>
        </w:tabs>
        <w:spacing w:line="238" w:lineRule="auto"/>
        <w:ind w:right="740"/>
        <w:rPr>
          <w:rFonts w:ascii="Arial" w:eastAsia="Arial" w:hAnsi="Arial" w:cs="Arial"/>
          <w:color w:val="000000" w:themeColor="text1"/>
        </w:rPr>
      </w:pPr>
    </w:p>
    <w:p w14:paraId="7BF355CF" w14:textId="77777777" w:rsidR="008C3F80" w:rsidRPr="001A024A" w:rsidRDefault="008C3F80" w:rsidP="008C3F80">
      <w:pPr>
        <w:tabs>
          <w:tab w:val="left" w:pos="2180"/>
        </w:tabs>
        <w:spacing w:line="238" w:lineRule="auto"/>
        <w:ind w:right="740"/>
        <w:rPr>
          <w:rFonts w:ascii="Arial" w:eastAsia="Arial" w:hAnsi="Arial" w:cs="Arial"/>
          <w:color w:val="000000" w:themeColor="text1"/>
        </w:rPr>
      </w:pPr>
    </w:p>
    <w:p w14:paraId="412FE7FA" w14:textId="77777777" w:rsidR="008C3F80" w:rsidRPr="001A024A" w:rsidRDefault="008C3F80" w:rsidP="008C3F80">
      <w:pPr>
        <w:tabs>
          <w:tab w:val="left" w:pos="2180"/>
        </w:tabs>
        <w:spacing w:line="238" w:lineRule="auto"/>
        <w:ind w:right="740"/>
        <w:rPr>
          <w:rFonts w:ascii="Arial" w:eastAsia="Arial" w:hAnsi="Arial" w:cs="Arial"/>
          <w:color w:val="000000" w:themeColor="text1"/>
        </w:rPr>
      </w:pPr>
    </w:p>
    <w:p w14:paraId="65E32C5F" w14:textId="77777777" w:rsidR="008C3F80" w:rsidRDefault="008C3F80" w:rsidP="008C3F80">
      <w:pPr>
        <w:rPr>
          <w:rFonts w:ascii="Arial" w:eastAsia="Arial" w:hAnsi="Arial" w:cs="Arial"/>
          <w:b/>
          <w:bCs/>
          <w:color w:val="000000" w:themeColor="text1"/>
          <w:sz w:val="32"/>
          <w:szCs w:val="32"/>
        </w:rPr>
      </w:pPr>
    </w:p>
    <w:p w14:paraId="572A2E73" w14:textId="77777777" w:rsidR="008C3F80" w:rsidRDefault="008C3F80" w:rsidP="008C3F80">
      <w:pPr>
        <w:rPr>
          <w:rFonts w:ascii="Arial" w:eastAsia="Arial" w:hAnsi="Arial" w:cs="Arial"/>
          <w:b/>
          <w:bCs/>
          <w:color w:val="000000" w:themeColor="text1"/>
          <w:sz w:val="32"/>
          <w:szCs w:val="32"/>
        </w:rPr>
      </w:pPr>
    </w:p>
    <w:p w14:paraId="0844C7E0" w14:textId="77777777" w:rsidR="008C3F80" w:rsidRPr="001A024A" w:rsidRDefault="008C3F80" w:rsidP="008C3F80">
      <w:pPr>
        <w:rPr>
          <w:rFonts w:ascii="Arial" w:hAnsi="Arial" w:cs="Arial"/>
          <w:color w:val="000000" w:themeColor="text1"/>
          <w:sz w:val="20"/>
          <w:szCs w:val="20"/>
        </w:rPr>
      </w:pPr>
      <w:r>
        <w:rPr>
          <w:rFonts w:ascii="Arial" w:eastAsia="Arial" w:hAnsi="Arial" w:cs="Arial"/>
          <w:b/>
          <w:bCs/>
          <w:color w:val="000000" w:themeColor="text1"/>
          <w:sz w:val="32"/>
          <w:szCs w:val="32"/>
        </w:rPr>
        <w:lastRenderedPageBreak/>
        <w:t xml:space="preserve">         </w:t>
      </w:r>
      <w:r w:rsidRPr="001A024A">
        <w:rPr>
          <w:rFonts w:ascii="Arial" w:eastAsia="Arial" w:hAnsi="Arial" w:cs="Arial"/>
          <w:b/>
          <w:bCs/>
          <w:color w:val="000000" w:themeColor="text1"/>
          <w:sz w:val="32"/>
          <w:szCs w:val="32"/>
        </w:rPr>
        <w:t>5 Deployment</w:t>
      </w:r>
    </w:p>
    <w:p w14:paraId="51B48489" w14:textId="77777777" w:rsidR="008C3F80" w:rsidRPr="001A024A" w:rsidRDefault="008C3F80" w:rsidP="008C3F80">
      <w:pPr>
        <w:spacing w:line="314" w:lineRule="exact"/>
        <w:rPr>
          <w:rFonts w:ascii="Arial" w:hAnsi="Arial" w:cs="Arial"/>
          <w:color w:val="000000" w:themeColor="text1"/>
          <w:sz w:val="20"/>
          <w:szCs w:val="20"/>
        </w:rPr>
      </w:pPr>
    </w:p>
    <w:p w14:paraId="154D6366" w14:textId="77777777" w:rsidR="008C3F80" w:rsidRPr="001A024A" w:rsidRDefault="008C3F80" w:rsidP="008C3F80">
      <w:pPr>
        <w:spacing w:line="247" w:lineRule="auto"/>
        <w:ind w:left="792" w:right="940" w:hanging="9"/>
        <w:rPr>
          <w:rFonts w:ascii="Arial" w:hAnsi="Arial" w:cs="Arial"/>
          <w:color w:val="000000" w:themeColor="text1"/>
          <w:sz w:val="20"/>
          <w:szCs w:val="20"/>
        </w:rPr>
      </w:pPr>
      <w:r w:rsidRPr="001A024A">
        <w:rPr>
          <w:rFonts w:ascii="Arial" w:eastAsia="Arial" w:hAnsi="Arial" w:cs="Arial"/>
          <w:color w:val="000000" w:themeColor="text1"/>
        </w:rPr>
        <w:t>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w:t>
      </w:r>
    </w:p>
    <w:p w14:paraId="54EAFB8C" w14:textId="77777777" w:rsidR="008C3F80" w:rsidRPr="001A024A" w:rsidRDefault="008C3F80" w:rsidP="008C3F80">
      <w:pPr>
        <w:spacing w:line="294" w:lineRule="exact"/>
        <w:ind w:left="292"/>
        <w:rPr>
          <w:rFonts w:ascii="Arial" w:hAnsi="Arial" w:cs="Arial"/>
          <w:color w:val="000000" w:themeColor="text1"/>
          <w:sz w:val="20"/>
          <w:szCs w:val="20"/>
        </w:rPr>
      </w:pPr>
    </w:p>
    <w:p w14:paraId="55C10C3D" w14:textId="77777777" w:rsidR="008C3F80" w:rsidRPr="001A024A" w:rsidRDefault="008C3F80" w:rsidP="008C3F80">
      <w:pPr>
        <w:spacing w:line="242" w:lineRule="auto"/>
        <w:ind w:left="792" w:right="500" w:hanging="9"/>
        <w:rPr>
          <w:rFonts w:ascii="Arial" w:hAnsi="Arial" w:cs="Arial"/>
          <w:color w:val="000000" w:themeColor="text1"/>
          <w:sz w:val="20"/>
          <w:szCs w:val="20"/>
        </w:rPr>
      </w:pPr>
      <w:r w:rsidRPr="001A024A">
        <w:rPr>
          <w:rFonts w:ascii="Arial" w:eastAsia="Arial" w:hAnsi="Arial" w:cs="Arial"/>
          <w:color w:val="000000" w:themeColor="text1"/>
        </w:rPr>
        <w:t>The Dashboard is published on Power BI service and an auto-refresh mode has been set so that the dashboard keeps on updating as the real time data loads into the log file.</w:t>
      </w:r>
    </w:p>
    <w:p w14:paraId="69FF6CF4" w14:textId="77777777" w:rsidR="008C3F80" w:rsidRPr="001A024A" w:rsidRDefault="008C3F80" w:rsidP="008C3F80">
      <w:pPr>
        <w:spacing w:line="170" w:lineRule="exact"/>
        <w:ind w:left="752"/>
        <w:rPr>
          <w:rFonts w:ascii="Arial" w:hAnsi="Arial" w:cs="Arial"/>
          <w:color w:val="000000" w:themeColor="text1"/>
          <w:sz w:val="20"/>
          <w:szCs w:val="20"/>
        </w:rPr>
      </w:pPr>
    </w:p>
    <w:p w14:paraId="0703C2F5" w14:textId="77777777" w:rsidR="008C3F80" w:rsidRPr="001A024A" w:rsidRDefault="008C3F80" w:rsidP="008C3F80">
      <w:pPr>
        <w:ind w:left="772"/>
        <w:rPr>
          <w:rFonts w:ascii="Arial" w:hAnsi="Arial" w:cs="Arial"/>
          <w:color w:val="000000" w:themeColor="text1"/>
          <w:sz w:val="20"/>
          <w:szCs w:val="20"/>
        </w:rPr>
      </w:pPr>
      <w:r w:rsidRPr="001A024A">
        <w:rPr>
          <w:rFonts w:ascii="Arial" w:eastAsia="Arial" w:hAnsi="Arial" w:cs="Arial"/>
          <w:color w:val="000000" w:themeColor="text1"/>
        </w:rPr>
        <w:t>The Dashboard showcases the multiple insights that has been drawn from the log files as follows:</w:t>
      </w:r>
    </w:p>
    <w:p w14:paraId="365ADD36" w14:textId="77777777" w:rsidR="008C3F80" w:rsidRPr="001A024A" w:rsidRDefault="008C3F80" w:rsidP="008C3F80">
      <w:pPr>
        <w:spacing w:line="234" w:lineRule="exact"/>
        <w:ind w:left="292"/>
        <w:rPr>
          <w:rFonts w:ascii="Arial" w:hAnsi="Arial" w:cs="Arial"/>
          <w:color w:val="000000" w:themeColor="text1"/>
          <w:sz w:val="20"/>
          <w:szCs w:val="20"/>
        </w:rPr>
      </w:pPr>
    </w:p>
    <w:p w14:paraId="56E540E6" w14:textId="77777777" w:rsidR="008C3F80" w:rsidRPr="001A024A" w:rsidRDefault="008C3F80" w:rsidP="008C3F80">
      <w:pPr>
        <w:numPr>
          <w:ilvl w:val="0"/>
          <w:numId w:val="41"/>
        </w:numPr>
        <w:tabs>
          <w:tab w:val="left" w:pos="720"/>
        </w:tabs>
        <w:spacing w:line="230" w:lineRule="auto"/>
        <w:ind w:left="1012" w:right="1020" w:hanging="354"/>
        <w:jc w:val="left"/>
        <w:rPr>
          <w:rFonts w:ascii="Arial" w:eastAsia="Times New Roman" w:hAnsi="Arial" w:cs="Arial"/>
          <w:b/>
          <w:bCs/>
          <w:color w:val="000000" w:themeColor="text1"/>
          <w:szCs w:val="24"/>
        </w:rPr>
      </w:pPr>
      <w:r w:rsidRPr="001A024A">
        <w:rPr>
          <w:rFonts w:ascii="Arial" w:eastAsia="Times New Roman" w:hAnsi="Arial" w:cs="Arial"/>
          <w:b/>
          <w:bCs/>
          <w:color w:val="000000" w:themeColor="text1"/>
        </w:rPr>
        <w:t>Summary:</w:t>
      </w:r>
      <w:r w:rsidRPr="001A024A">
        <w:rPr>
          <w:rFonts w:ascii="Arial" w:eastAsia="Arial" w:hAnsi="Arial" w:cs="Arial"/>
          <w:color w:val="000000" w:themeColor="text1"/>
        </w:rPr>
        <w:t xml:space="preserve"> The dashboard contains the statistical summary of the dataset and the visual displaying the effect of different feature to swiggy food industry.</w:t>
      </w:r>
    </w:p>
    <w:p w14:paraId="33F7A10E" w14:textId="77777777" w:rsidR="008C3F80" w:rsidRPr="001A024A" w:rsidRDefault="008C3F80" w:rsidP="008C3F80">
      <w:pPr>
        <w:spacing w:line="369" w:lineRule="exact"/>
        <w:ind w:left="292"/>
        <w:rPr>
          <w:rFonts w:ascii="Arial" w:eastAsia="Times New Roman" w:hAnsi="Arial" w:cs="Arial"/>
          <w:b/>
          <w:bCs/>
          <w:color w:val="000000" w:themeColor="text1"/>
          <w:szCs w:val="24"/>
        </w:rPr>
      </w:pPr>
    </w:p>
    <w:p w14:paraId="3DEA6656" w14:textId="77777777" w:rsidR="008C3F80" w:rsidRPr="001A024A" w:rsidRDefault="008C3F80" w:rsidP="008C3F80">
      <w:pPr>
        <w:numPr>
          <w:ilvl w:val="0"/>
          <w:numId w:val="41"/>
        </w:numPr>
        <w:tabs>
          <w:tab w:val="left" w:pos="720"/>
        </w:tabs>
        <w:spacing w:line="229" w:lineRule="auto"/>
        <w:ind w:left="1012" w:right="400" w:hanging="354"/>
        <w:jc w:val="left"/>
        <w:rPr>
          <w:rFonts w:ascii="Arial" w:eastAsia="Times New Roman" w:hAnsi="Arial" w:cs="Arial"/>
          <w:b/>
          <w:bCs/>
          <w:color w:val="000000" w:themeColor="text1"/>
          <w:szCs w:val="24"/>
        </w:rPr>
      </w:pPr>
      <w:r w:rsidRPr="001A024A">
        <w:rPr>
          <w:rFonts w:ascii="Arial" w:eastAsia="Times New Roman" w:hAnsi="Arial" w:cs="Arial"/>
          <w:b/>
          <w:bCs/>
          <w:color w:val="000000" w:themeColor="text1"/>
        </w:rPr>
        <w:t>Critical Factors:</w:t>
      </w:r>
      <w:r w:rsidRPr="001A024A">
        <w:rPr>
          <w:rFonts w:ascii="Arial" w:eastAsia="Arial" w:hAnsi="Arial" w:cs="Arial"/>
          <w:color w:val="000000" w:themeColor="text1"/>
        </w:rPr>
        <w:t xml:space="preserve"> This swiggy Bangalore outlate data show there are purchasing power of a customer for a particular location and particular product is low so the standard deviation graph decrease the mean.</w:t>
      </w:r>
    </w:p>
    <w:p w14:paraId="6464B952" w14:textId="77777777" w:rsidR="008C3F80" w:rsidRPr="001A024A" w:rsidRDefault="008C3F80" w:rsidP="008C3F80">
      <w:pPr>
        <w:tabs>
          <w:tab w:val="left" w:pos="720"/>
        </w:tabs>
        <w:spacing w:line="230" w:lineRule="auto"/>
        <w:ind w:left="292" w:right="420"/>
        <w:rPr>
          <w:rFonts w:ascii="Arial" w:eastAsia="Times New Roman" w:hAnsi="Arial" w:cs="Arial"/>
          <w:b/>
          <w:bCs/>
          <w:color w:val="000000" w:themeColor="text1"/>
          <w:szCs w:val="24"/>
        </w:rPr>
      </w:pPr>
    </w:p>
    <w:p w14:paraId="072674F4" w14:textId="77777777" w:rsidR="008C3F80" w:rsidRPr="001A024A" w:rsidRDefault="008C3F80" w:rsidP="008C3F80">
      <w:pPr>
        <w:spacing w:line="20" w:lineRule="exact"/>
        <w:ind w:left="292"/>
        <w:rPr>
          <w:rFonts w:ascii="Arial" w:hAnsi="Arial" w:cs="Arial"/>
          <w:color w:val="000000" w:themeColor="text1"/>
          <w:sz w:val="20"/>
          <w:szCs w:val="20"/>
        </w:rPr>
      </w:pPr>
    </w:p>
    <w:p w14:paraId="69617946" w14:textId="77777777" w:rsidR="008C3F80" w:rsidRPr="001A024A" w:rsidRDefault="008C3F80" w:rsidP="008C3F80">
      <w:pPr>
        <w:spacing w:line="200" w:lineRule="exact"/>
        <w:ind w:left="292"/>
        <w:rPr>
          <w:rFonts w:ascii="Arial" w:hAnsi="Arial" w:cs="Arial"/>
          <w:color w:val="000000" w:themeColor="text1"/>
          <w:sz w:val="20"/>
          <w:szCs w:val="20"/>
        </w:rPr>
      </w:pPr>
    </w:p>
    <w:p w14:paraId="5B765AF4" w14:textId="77777777" w:rsidR="008C3F80" w:rsidRPr="001A024A" w:rsidRDefault="008C3F80" w:rsidP="008C3F80">
      <w:pPr>
        <w:tabs>
          <w:tab w:val="left" w:pos="2180"/>
        </w:tabs>
        <w:spacing w:line="238" w:lineRule="auto"/>
        <w:ind w:right="740"/>
        <w:rPr>
          <w:rFonts w:ascii="Arial" w:eastAsia="Arial" w:hAnsi="Arial" w:cs="Arial"/>
          <w:color w:val="000000" w:themeColor="text1"/>
        </w:rPr>
      </w:pPr>
    </w:p>
    <w:p w14:paraId="668C2B63" w14:textId="77777777" w:rsidR="008C3F80" w:rsidRPr="001A024A" w:rsidRDefault="008C3F80" w:rsidP="008C3F80">
      <w:pPr>
        <w:pStyle w:val="ListParagraph"/>
        <w:rPr>
          <w:rFonts w:ascii="Arial" w:eastAsia="Arial" w:hAnsi="Arial" w:cs="Arial"/>
          <w:color w:val="000000" w:themeColor="text1"/>
        </w:rPr>
      </w:pPr>
    </w:p>
    <w:p w14:paraId="2A69729F" w14:textId="77777777" w:rsidR="008C3F80" w:rsidRPr="001A024A" w:rsidRDefault="008C3F80" w:rsidP="008C3F80">
      <w:pPr>
        <w:tabs>
          <w:tab w:val="left" w:pos="2180"/>
        </w:tabs>
        <w:spacing w:line="238" w:lineRule="auto"/>
        <w:ind w:left="2180" w:right="740"/>
        <w:rPr>
          <w:rFonts w:ascii="Arial" w:eastAsia="Arial" w:hAnsi="Arial" w:cs="Arial"/>
          <w:color w:val="000000" w:themeColor="text1"/>
        </w:rPr>
      </w:pPr>
    </w:p>
    <w:p w14:paraId="2A5F08B1" w14:textId="77777777" w:rsidR="008C3F80" w:rsidRPr="001A024A" w:rsidRDefault="008C3F80" w:rsidP="008C3F80">
      <w:pPr>
        <w:spacing w:line="200" w:lineRule="exact"/>
        <w:rPr>
          <w:rFonts w:ascii="Arial" w:hAnsi="Arial" w:cs="Arial"/>
          <w:color w:val="000000" w:themeColor="text1"/>
          <w:sz w:val="20"/>
          <w:szCs w:val="20"/>
        </w:rPr>
      </w:pPr>
    </w:p>
    <w:p w14:paraId="1ADD3A5B" w14:textId="77777777" w:rsidR="008C3F80" w:rsidRPr="001A024A" w:rsidRDefault="008C3F80" w:rsidP="008C3F80">
      <w:pPr>
        <w:spacing w:line="200" w:lineRule="exact"/>
        <w:rPr>
          <w:rFonts w:ascii="Arial" w:hAnsi="Arial" w:cs="Arial"/>
          <w:color w:val="000000" w:themeColor="text1"/>
          <w:sz w:val="20"/>
          <w:szCs w:val="20"/>
        </w:rPr>
      </w:pPr>
    </w:p>
    <w:p w14:paraId="3414768C" w14:textId="77777777" w:rsidR="008C3F80" w:rsidRPr="001A024A" w:rsidRDefault="008C3F80" w:rsidP="008C3F80">
      <w:pPr>
        <w:spacing w:line="200" w:lineRule="exact"/>
        <w:rPr>
          <w:rFonts w:ascii="Arial" w:hAnsi="Arial" w:cs="Arial"/>
          <w:color w:val="000000" w:themeColor="text1"/>
          <w:sz w:val="20"/>
          <w:szCs w:val="20"/>
        </w:rPr>
      </w:pPr>
    </w:p>
    <w:p w14:paraId="1014A943" w14:textId="77777777" w:rsidR="008C3F80" w:rsidRPr="001A024A" w:rsidRDefault="008C3F80" w:rsidP="008C3F80">
      <w:pPr>
        <w:spacing w:line="200" w:lineRule="exact"/>
        <w:rPr>
          <w:rFonts w:ascii="Arial" w:hAnsi="Arial" w:cs="Arial"/>
          <w:color w:val="000000" w:themeColor="text1"/>
          <w:sz w:val="20"/>
          <w:szCs w:val="20"/>
        </w:rPr>
      </w:pPr>
    </w:p>
    <w:p w14:paraId="03AE1F00" w14:textId="77777777" w:rsidR="008C3F80" w:rsidRPr="001A024A" w:rsidRDefault="008C3F80" w:rsidP="008C3F80">
      <w:pPr>
        <w:spacing w:line="261" w:lineRule="exact"/>
        <w:rPr>
          <w:rFonts w:ascii="Arial" w:hAnsi="Arial" w:cs="Arial"/>
          <w:color w:val="000000" w:themeColor="text1"/>
          <w:sz w:val="20"/>
          <w:szCs w:val="20"/>
        </w:rPr>
      </w:pPr>
    </w:p>
    <w:p w14:paraId="49E7E431" w14:textId="77777777" w:rsidR="008C3F80" w:rsidRPr="001A024A" w:rsidRDefault="008C3F80" w:rsidP="008C3F80">
      <w:pPr>
        <w:rPr>
          <w:rFonts w:ascii="Arial" w:hAnsi="Arial" w:cs="Arial"/>
          <w:b/>
          <w:bCs/>
          <w:color w:val="000000" w:themeColor="text1"/>
          <w:sz w:val="32"/>
          <w:szCs w:val="32"/>
        </w:rPr>
      </w:pPr>
    </w:p>
    <w:p w14:paraId="602A178C" w14:textId="77777777" w:rsidR="008C3F80" w:rsidRPr="001A024A" w:rsidRDefault="008C3F80" w:rsidP="008C3F80">
      <w:pPr>
        <w:rPr>
          <w:rFonts w:ascii="Arial" w:hAnsi="Arial" w:cs="Arial"/>
          <w:b/>
          <w:bCs/>
          <w:color w:val="000000" w:themeColor="text1"/>
          <w:sz w:val="32"/>
          <w:szCs w:val="32"/>
        </w:rPr>
      </w:pPr>
    </w:p>
    <w:p w14:paraId="49D63757"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t xml:space="preserve">                                      </w:t>
      </w:r>
    </w:p>
    <w:p w14:paraId="3A15EA82" w14:textId="77777777" w:rsidR="008C3F80" w:rsidRPr="001A024A" w:rsidRDefault="008C3F80" w:rsidP="008C3F80">
      <w:pPr>
        <w:rPr>
          <w:rFonts w:ascii="Arial" w:hAnsi="Arial" w:cs="Arial"/>
          <w:b/>
          <w:bCs/>
          <w:color w:val="000000" w:themeColor="text1"/>
          <w:sz w:val="32"/>
          <w:szCs w:val="32"/>
        </w:rPr>
      </w:pPr>
    </w:p>
    <w:p w14:paraId="75D25843" w14:textId="77777777" w:rsidR="008C3F80" w:rsidRPr="001A024A" w:rsidRDefault="008C3F80" w:rsidP="008C3F80">
      <w:pPr>
        <w:rPr>
          <w:rFonts w:ascii="Arial" w:hAnsi="Arial" w:cs="Arial"/>
          <w:b/>
          <w:bCs/>
          <w:color w:val="000000" w:themeColor="text1"/>
          <w:sz w:val="32"/>
          <w:szCs w:val="32"/>
        </w:rPr>
      </w:pPr>
    </w:p>
    <w:p w14:paraId="2190F6C8" w14:textId="77777777" w:rsidR="008C3F80" w:rsidRPr="001A024A" w:rsidRDefault="008C3F80" w:rsidP="008C3F80">
      <w:pPr>
        <w:pStyle w:val="Title"/>
        <w:spacing w:line="295" w:lineRule="auto"/>
        <w:rPr>
          <w:rFonts w:ascii="Arial" w:hAnsi="Arial" w:cs="Arial"/>
          <w:color w:val="000000" w:themeColor="text1"/>
        </w:rPr>
      </w:pPr>
    </w:p>
    <w:p w14:paraId="5158149F" w14:textId="77777777" w:rsidR="008C3F80" w:rsidRPr="001A024A" w:rsidRDefault="008C3F80" w:rsidP="008C3F80">
      <w:pPr>
        <w:pStyle w:val="Title"/>
        <w:spacing w:line="295" w:lineRule="auto"/>
        <w:rPr>
          <w:rFonts w:ascii="Arial" w:hAnsi="Arial" w:cs="Arial"/>
          <w:color w:val="000000" w:themeColor="text1"/>
        </w:rPr>
      </w:pPr>
    </w:p>
    <w:p w14:paraId="3B1BF9EB" w14:textId="77777777" w:rsidR="008C3F80" w:rsidRPr="001A024A" w:rsidRDefault="008C3F80" w:rsidP="008C3F80">
      <w:pPr>
        <w:pStyle w:val="Title"/>
        <w:spacing w:line="295" w:lineRule="auto"/>
        <w:rPr>
          <w:rFonts w:ascii="Arial" w:hAnsi="Arial" w:cs="Arial"/>
          <w:color w:val="000000" w:themeColor="text1"/>
        </w:rPr>
      </w:pPr>
      <w:r w:rsidRPr="001A024A">
        <w:rPr>
          <w:rFonts w:ascii="Arial" w:hAnsi="Arial" w:cs="Arial"/>
          <w:color w:val="000000" w:themeColor="text1"/>
          <w:sz w:val="28"/>
          <w:szCs w:val="28"/>
        </w:rPr>
        <w:br w:type="page"/>
      </w:r>
      <w:r w:rsidRPr="001A024A">
        <w:rPr>
          <w:rFonts w:ascii="Arial" w:hAnsi="Arial" w:cs="Arial"/>
          <w:color w:val="000000" w:themeColor="text1"/>
        </w:rPr>
        <w:lastRenderedPageBreak/>
        <w:t xml:space="preserve">Low Level Design (LLD) </w:t>
      </w:r>
    </w:p>
    <w:p w14:paraId="3B4F8443" w14:textId="77777777" w:rsidR="008C3F80" w:rsidRPr="001A024A" w:rsidRDefault="008C3F80" w:rsidP="008C3F80">
      <w:pPr>
        <w:pStyle w:val="Title"/>
        <w:spacing w:line="295" w:lineRule="auto"/>
        <w:rPr>
          <w:rFonts w:ascii="Arial" w:hAnsi="Arial" w:cs="Arial"/>
          <w:color w:val="000000" w:themeColor="text1"/>
        </w:rPr>
      </w:pPr>
      <w:r w:rsidRPr="001A024A">
        <w:rPr>
          <w:rFonts w:ascii="Arial" w:hAnsi="Arial" w:cs="Arial"/>
          <w:color w:val="000000" w:themeColor="text1"/>
        </w:rPr>
        <w:t xml:space="preserve">Swiggy Bangalore Data </w:t>
      </w:r>
      <w:r w:rsidRPr="001A024A">
        <w:rPr>
          <w:rFonts w:ascii="Arial" w:hAnsi="Arial" w:cs="Arial"/>
          <w:color w:val="000000" w:themeColor="text1"/>
          <w:spacing w:val="-3"/>
        </w:rPr>
        <w:t>Analysis</w:t>
      </w:r>
    </w:p>
    <w:p w14:paraId="7491DAA6" w14:textId="77777777" w:rsidR="008C3F80" w:rsidRPr="001A024A" w:rsidRDefault="008C3F80" w:rsidP="008C3F80">
      <w:pPr>
        <w:pStyle w:val="BodyText"/>
        <w:rPr>
          <w:rFonts w:ascii="Arial" w:hAnsi="Arial" w:cs="Arial"/>
          <w:b/>
          <w:color w:val="000000" w:themeColor="text1"/>
          <w:sz w:val="20"/>
        </w:rPr>
      </w:pPr>
    </w:p>
    <w:p w14:paraId="1A7E0A1E" w14:textId="77777777" w:rsidR="008C3F80" w:rsidRPr="001A024A" w:rsidRDefault="008C3F80" w:rsidP="008C3F80">
      <w:pPr>
        <w:pStyle w:val="BodyText"/>
        <w:spacing w:before="5"/>
        <w:jc w:val="center"/>
        <w:rPr>
          <w:rFonts w:ascii="Arial" w:hAnsi="Arial" w:cs="Arial"/>
          <w:b/>
          <w:color w:val="000000" w:themeColor="text1"/>
          <w:sz w:val="28"/>
        </w:rPr>
      </w:pPr>
      <w:r w:rsidRPr="001A024A">
        <w:rPr>
          <w:rFonts w:ascii="Arial" w:hAnsi="Arial" w:cs="Arial"/>
          <w:b/>
          <w:noProof/>
          <w:color w:val="000000" w:themeColor="text1"/>
          <w:sz w:val="28"/>
        </w:rPr>
        <w:drawing>
          <wp:inline distT="0" distB="0" distL="0" distR="0" wp14:anchorId="23BF14A9" wp14:editId="748855A8">
            <wp:extent cx="1441450" cy="1441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450" cy="1441450"/>
                    </a:xfrm>
                    <a:prstGeom prst="rect">
                      <a:avLst/>
                    </a:prstGeom>
                  </pic:spPr>
                </pic:pic>
              </a:graphicData>
            </a:graphic>
          </wp:inline>
        </w:drawing>
      </w:r>
    </w:p>
    <w:p w14:paraId="7056E575" w14:textId="77777777" w:rsidR="008C3F80" w:rsidRPr="001A024A" w:rsidRDefault="008C3F80" w:rsidP="008C3F80">
      <w:pPr>
        <w:pStyle w:val="BodyText"/>
        <w:rPr>
          <w:rFonts w:ascii="Arial" w:hAnsi="Arial" w:cs="Arial"/>
          <w:b/>
          <w:color w:val="000000" w:themeColor="text1"/>
          <w:sz w:val="54"/>
        </w:rPr>
      </w:pPr>
    </w:p>
    <w:p w14:paraId="50AD9B0F" w14:textId="77777777" w:rsidR="008C3F80" w:rsidRPr="001A024A" w:rsidRDefault="008C3F80" w:rsidP="008C3F80">
      <w:pPr>
        <w:pStyle w:val="BodyText"/>
        <w:rPr>
          <w:rFonts w:ascii="Arial" w:hAnsi="Arial" w:cs="Arial"/>
          <w:b/>
          <w:color w:val="000000" w:themeColor="text1"/>
          <w:sz w:val="54"/>
        </w:rPr>
      </w:pPr>
    </w:p>
    <w:p w14:paraId="2F227B79" w14:textId="77777777" w:rsidR="008C3F80" w:rsidRPr="001A024A" w:rsidRDefault="008C3F80" w:rsidP="008C3F80">
      <w:pPr>
        <w:pStyle w:val="BodyText"/>
        <w:rPr>
          <w:rFonts w:ascii="Arial" w:hAnsi="Arial" w:cs="Arial"/>
          <w:b/>
          <w:color w:val="000000" w:themeColor="text1"/>
          <w:sz w:val="54"/>
        </w:rPr>
      </w:pPr>
    </w:p>
    <w:p w14:paraId="58E78F72" w14:textId="77777777" w:rsidR="008C3F80" w:rsidRPr="001A024A" w:rsidRDefault="008C3F80" w:rsidP="008C3F80">
      <w:pPr>
        <w:pStyle w:val="Heading2"/>
        <w:numPr>
          <w:ilvl w:val="0"/>
          <w:numId w:val="0"/>
        </w:numPr>
        <w:spacing w:before="338"/>
        <w:ind w:left="576" w:hanging="576"/>
        <w:rPr>
          <w:rFonts w:ascii="Arial" w:hAnsi="Arial" w:cs="Arial"/>
          <w:color w:val="000000" w:themeColor="text1"/>
          <w:sz w:val="28"/>
        </w:rPr>
      </w:pPr>
      <w:r w:rsidRPr="001A024A">
        <w:rPr>
          <w:rFonts w:ascii="Arial" w:hAnsi="Arial" w:cs="Arial"/>
          <w:color w:val="000000" w:themeColor="text1"/>
        </w:rPr>
        <w:t xml:space="preserve">                                                    Revision Number - 1.2</w:t>
      </w:r>
    </w:p>
    <w:p w14:paraId="4676F4FC" w14:textId="77777777" w:rsidR="008C3F80" w:rsidRPr="001A024A" w:rsidRDefault="008C3F80" w:rsidP="008C3F80">
      <w:pPr>
        <w:spacing w:before="26" w:line="688" w:lineRule="auto"/>
        <w:ind w:left="3409" w:right="3632" w:hanging="949"/>
        <w:rPr>
          <w:rFonts w:ascii="Arial" w:hAnsi="Arial" w:cs="Arial"/>
          <w:b/>
          <w:color w:val="000000" w:themeColor="text1"/>
          <w:sz w:val="28"/>
        </w:rPr>
      </w:pPr>
      <w:r w:rsidRPr="001A024A">
        <w:rPr>
          <w:rFonts w:ascii="Arial" w:hAnsi="Arial" w:cs="Arial"/>
          <w:b/>
          <w:color w:val="000000" w:themeColor="text1"/>
          <w:sz w:val="28"/>
        </w:rPr>
        <w:t xml:space="preserve">Last Date of Revision - 03/07/2022 </w:t>
      </w:r>
    </w:p>
    <w:p w14:paraId="5CA148F4" w14:textId="77777777" w:rsidR="008C3F80" w:rsidRPr="001A024A" w:rsidRDefault="008C3F80" w:rsidP="008C3F80">
      <w:pPr>
        <w:spacing w:before="26"/>
        <w:ind w:left="3409" w:right="3632" w:hanging="949"/>
        <w:jc w:val="center"/>
        <w:rPr>
          <w:rFonts w:ascii="Arial" w:hAnsi="Arial" w:cs="Arial"/>
          <w:b/>
          <w:color w:val="000000" w:themeColor="text1"/>
          <w:sz w:val="28"/>
        </w:rPr>
      </w:pPr>
    </w:p>
    <w:p w14:paraId="32789793" w14:textId="77777777" w:rsidR="008C3F80" w:rsidRPr="001A024A" w:rsidRDefault="008C3F80" w:rsidP="008C3F80">
      <w:pPr>
        <w:spacing w:before="26"/>
        <w:ind w:left="3409" w:right="3632" w:hanging="949"/>
        <w:jc w:val="center"/>
        <w:rPr>
          <w:rFonts w:ascii="Arial" w:hAnsi="Arial" w:cs="Arial"/>
          <w:b/>
          <w:color w:val="000000" w:themeColor="text1"/>
          <w:sz w:val="28"/>
        </w:rPr>
        <w:sectPr w:rsidR="008C3F80" w:rsidRPr="001A024A" w:rsidSect="00BE6195">
          <w:pgSz w:w="11910" w:h="16840"/>
          <w:pgMar w:top="1580" w:right="0" w:bottom="280" w:left="1300" w:header="720" w:footer="720"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sectPr>
      </w:pPr>
      <w:r w:rsidRPr="001A024A">
        <w:rPr>
          <w:rFonts w:ascii="Arial" w:hAnsi="Arial" w:cs="Arial"/>
          <w:b/>
          <w:color w:val="000000" w:themeColor="text1"/>
          <w:sz w:val="28"/>
        </w:rPr>
        <w:t>Shashank Shekhar Nishad</w:t>
      </w:r>
    </w:p>
    <w:p w14:paraId="575BC18F" w14:textId="77777777" w:rsidR="008C3F80" w:rsidRPr="001A024A" w:rsidRDefault="008C3F80" w:rsidP="008C3F80">
      <w:pPr>
        <w:pStyle w:val="BodyText"/>
        <w:rPr>
          <w:rFonts w:ascii="Arial" w:hAnsi="Arial" w:cs="Arial"/>
          <w:b/>
          <w:color w:val="000000" w:themeColor="text1"/>
          <w:sz w:val="20"/>
        </w:rPr>
      </w:pPr>
    </w:p>
    <w:p w14:paraId="761D7F03" w14:textId="77777777" w:rsidR="008C3F80" w:rsidRPr="001A024A" w:rsidRDefault="008C3F80" w:rsidP="008C3F80">
      <w:pPr>
        <w:pStyle w:val="BodyText"/>
        <w:rPr>
          <w:rFonts w:ascii="Arial" w:hAnsi="Arial" w:cs="Arial"/>
          <w:b/>
          <w:color w:val="000000" w:themeColor="text1"/>
          <w:sz w:val="20"/>
        </w:rPr>
      </w:pPr>
    </w:p>
    <w:p w14:paraId="649E7DCA" w14:textId="77777777" w:rsidR="008C3F80" w:rsidRPr="001A024A" w:rsidRDefault="008C3F80" w:rsidP="008C3F80">
      <w:pPr>
        <w:spacing w:before="226"/>
        <w:ind w:left="126"/>
        <w:rPr>
          <w:rFonts w:ascii="Arial" w:hAnsi="Arial" w:cs="Arial"/>
          <w:b/>
          <w:color w:val="000000" w:themeColor="text1"/>
          <w:sz w:val="32"/>
        </w:rPr>
      </w:pPr>
      <w:r>
        <w:rPr>
          <w:rFonts w:ascii="Arial" w:hAnsi="Arial" w:cs="Arial"/>
          <w:b/>
          <w:color w:val="000000" w:themeColor="text1"/>
          <w:sz w:val="32"/>
        </w:rPr>
        <w:t xml:space="preserve">         </w:t>
      </w:r>
      <w:r w:rsidRPr="001A024A">
        <w:rPr>
          <w:rFonts w:ascii="Arial" w:hAnsi="Arial" w:cs="Arial"/>
          <w:b/>
          <w:color w:val="000000" w:themeColor="text1"/>
          <w:sz w:val="32"/>
        </w:rPr>
        <w:t xml:space="preserve"> Document Control</w:t>
      </w:r>
    </w:p>
    <w:p w14:paraId="2F4C9735" w14:textId="77777777" w:rsidR="008C3F80" w:rsidRPr="001A024A" w:rsidRDefault="008C3F80" w:rsidP="008C3F80">
      <w:pPr>
        <w:pStyle w:val="BodyText"/>
        <w:rPr>
          <w:rFonts w:ascii="Arial" w:hAnsi="Arial" w:cs="Arial"/>
          <w:b/>
          <w:color w:val="000000" w:themeColor="text1"/>
          <w:sz w:val="20"/>
        </w:rPr>
      </w:pPr>
    </w:p>
    <w:p w14:paraId="2851AA84" w14:textId="77777777" w:rsidR="008C3F80" w:rsidRPr="001A024A" w:rsidRDefault="008C3F80" w:rsidP="008C3F80">
      <w:pPr>
        <w:pStyle w:val="BodyText"/>
        <w:spacing w:before="8"/>
        <w:ind w:left="720"/>
        <w:rPr>
          <w:rFonts w:ascii="Arial" w:hAnsi="Arial" w:cs="Arial"/>
          <w:b/>
          <w:color w:val="000000" w:themeColor="text1"/>
          <w:sz w:val="16"/>
        </w:rPr>
      </w:pP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9"/>
        <w:gridCol w:w="2277"/>
        <w:gridCol w:w="2277"/>
        <w:gridCol w:w="2277"/>
      </w:tblGrid>
      <w:tr w:rsidR="008C3F80" w:rsidRPr="001A024A" w14:paraId="52CDC4B4" w14:textId="77777777" w:rsidTr="00787014">
        <w:trPr>
          <w:trHeight w:val="532"/>
        </w:trPr>
        <w:tc>
          <w:tcPr>
            <w:tcW w:w="2279" w:type="dxa"/>
            <w:tcBorders>
              <w:top w:val="single" w:sz="4" w:space="0" w:color="000000"/>
              <w:left w:val="single" w:sz="4" w:space="0" w:color="000000"/>
              <w:bottom w:val="single" w:sz="4" w:space="0" w:color="000000"/>
              <w:right w:val="single" w:sz="4" w:space="0" w:color="000000"/>
            </w:tcBorders>
            <w:hideMark/>
          </w:tcPr>
          <w:p w14:paraId="600750C2" w14:textId="77777777" w:rsidR="008C3F80" w:rsidRPr="001A024A" w:rsidRDefault="008C3F80" w:rsidP="00787014">
            <w:pPr>
              <w:pStyle w:val="TableParagraph"/>
              <w:spacing w:before="0"/>
              <w:ind w:left="864" w:right="844"/>
              <w:jc w:val="center"/>
              <w:rPr>
                <w:b/>
                <w:color w:val="000000" w:themeColor="text1"/>
                <w:sz w:val="24"/>
              </w:rPr>
            </w:pPr>
            <w:r w:rsidRPr="001A024A">
              <w:rPr>
                <w:b/>
                <w:color w:val="000000" w:themeColor="text1"/>
                <w:sz w:val="24"/>
              </w:rPr>
              <w:t>Date</w:t>
            </w:r>
          </w:p>
        </w:tc>
        <w:tc>
          <w:tcPr>
            <w:tcW w:w="2277" w:type="dxa"/>
            <w:tcBorders>
              <w:top w:val="single" w:sz="4" w:space="0" w:color="000000"/>
              <w:left w:val="single" w:sz="4" w:space="0" w:color="000000"/>
              <w:bottom w:val="single" w:sz="4" w:space="0" w:color="000000"/>
              <w:right w:val="single" w:sz="4" w:space="0" w:color="000000"/>
            </w:tcBorders>
            <w:hideMark/>
          </w:tcPr>
          <w:p w14:paraId="13B21545" w14:textId="77777777" w:rsidR="008C3F80" w:rsidRPr="001A024A" w:rsidRDefault="008C3F80" w:rsidP="00787014">
            <w:pPr>
              <w:pStyle w:val="TableParagraph"/>
              <w:spacing w:before="0"/>
              <w:ind w:left="698"/>
              <w:rPr>
                <w:b/>
                <w:color w:val="000000" w:themeColor="text1"/>
                <w:sz w:val="24"/>
              </w:rPr>
            </w:pPr>
            <w:r w:rsidRPr="001A024A">
              <w:rPr>
                <w:b/>
                <w:color w:val="000000" w:themeColor="text1"/>
                <w:sz w:val="24"/>
              </w:rPr>
              <w:t>Version</w:t>
            </w:r>
          </w:p>
        </w:tc>
        <w:tc>
          <w:tcPr>
            <w:tcW w:w="2277" w:type="dxa"/>
            <w:tcBorders>
              <w:top w:val="single" w:sz="4" w:space="0" w:color="000000"/>
              <w:left w:val="single" w:sz="4" w:space="0" w:color="000000"/>
              <w:bottom w:val="single" w:sz="4" w:space="0" w:color="000000"/>
              <w:right w:val="single" w:sz="4" w:space="0" w:color="000000"/>
            </w:tcBorders>
            <w:hideMark/>
          </w:tcPr>
          <w:p w14:paraId="31E6B609" w14:textId="77777777" w:rsidR="008C3F80" w:rsidRPr="001A024A" w:rsidRDefault="008C3F80" w:rsidP="00787014">
            <w:pPr>
              <w:pStyle w:val="TableParagraph"/>
              <w:spacing w:before="0"/>
              <w:ind w:left="489"/>
              <w:rPr>
                <w:b/>
                <w:color w:val="000000" w:themeColor="text1"/>
                <w:sz w:val="24"/>
              </w:rPr>
            </w:pPr>
            <w:r w:rsidRPr="001A024A">
              <w:rPr>
                <w:b/>
                <w:color w:val="000000" w:themeColor="text1"/>
                <w:sz w:val="24"/>
              </w:rPr>
              <w:t>Description</w:t>
            </w:r>
          </w:p>
        </w:tc>
        <w:tc>
          <w:tcPr>
            <w:tcW w:w="2277" w:type="dxa"/>
            <w:tcBorders>
              <w:top w:val="single" w:sz="4" w:space="0" w:color="000000"/>
              <w:left w:val="single" w:sz="4" w:space="0" w:color="000000"/>
              <w:bottom w:val="single" w:sz="4" w:space="0" w:color="000000"/>
              <w:right w:val="single" w:sz="4" w:space="0" w:color="000000"/>
            </w:tcBorders>
            <w:hideMark/>
          </w:tcPr>
          <w:p w14:paraId="7AE2330F" w14:textId="77777777" w:rsidR="008C3F80" w:rsidRPr="001A024A" w:rsidRDefault="008C3F80" w:rsidP="00787014">
            <w:pPr>
              <w:pStyle w:val="TableParagraph"/>
              <w:spacing w:before="0"/>
              <w:ind w:left="754"/>
              <w:rPr>
                <w:b/>
                <w:color w:val="000000" w:themeColor="text1"/>
                <w:sz w:val="24"/>
              </w:rPr>
            </w:pPr>
            <w:r w:rsidRPr="001A024A">
              <w:rPr>
                <w:b/>
                <w:color w:val="000000" w:themeColor="text1"/>
                <w:sz w:val="24"/>
              </w:rPr>
              <w:t>Author</w:t>
            </w:r>
          </w:p>
        </w:tc>
      </w:tr>
      <w:tr w:rsidR="008C3F80" w:rsidRPr="001A024A" w14:paraId="3C7F8D6A" w14:textId="77777777" w:rsidTr="00787014">
        <w:trPr>
          <w:trHeight w:val="952"/>
        </w:trPr>
        <w:tc>
          <w:tcPr>
            <w:tcW w:w="2279" w:type="dxa"/>
            <w:tcBorders>
              <w:top w:val="single" w:sz="4" w:space="0" w:color="000000"/>
              <w:left w:val="single" w:sz="4" w:space="0" w:color="000000"/>
              <w:bottom w:val="single" w:sz="4" w:space="0" w:color="000000"/>
              <w:right w:val="single" w:sz="4" w:space="0" w:color="000000"/>
            </w:tcBorders>
            <w:hideMark/>
          </w:tcPr>
          <w:p w14:paraId="3B0009C7" w14:textId="77777777" w:rsidR="008C3F80" w:rsidRPr="001A024A" w:rsidRDefault="008C3F80" w:rsidP="00787014">
            <w:pPr>
              <w:pStyle w:val="TableParagraph"/>
              <w:rPr>
                <w:color w:val="000000" w:themeColor="text1"/>
              </w:rPr>
            </w:pPr>
            <w:r w:rsidRPr="001A024A">
              <w:rPr>
                <w:color w:val="000000" w:themeColor="text1"/>
              </w:rPr>
              <w:t>19/0</w:t>
            </w:r>
            <w:r>
              <w:rPr>
                <w:color w:val="000000" w:themeColor="text1"/>
              </w:rPr>
              <w:t>7</w:t>
            </w:r>
            <w:r w:rsidRPr="001A024A">
              <w:rPr>
                <w:color w:val="000000" w:themeColor="text1"/>
              </w:rPr>
              <w:t>/2022</w:t>
            </w:r>
          </w:p>
        </w:tc>
        <w:tc>
          <w:tcPr>
            <w:tcW w:w="2277" w:type="dxa"/>
            <w:tcBorders>
              <w:top w:val="single" w:sz="4" w:space="0" w:color="000000"/>
              <w:left w:val="single" w:sz="4" w:space="0" w:color="000000"/>
              <w:bottom w:val="single" w:sz="4" w:space="0" w:color="000000"/>
              <w:right w:val="single" w:sz="4" w:space="0" w:color="000000"/>
            </w:tcBorders>
            <w:hideMark/>
          </w:tcPr>
          <w:p w14:paraId="0B83EFB6" w14:textId="77777777" w:rsidR="008C3F80" w:rsidRPr="001A024A" w:rsidRDefault="008C3F80" w:rsidP="00787014">
            <w:pPr>
              <w:pStyle w:val="TableParagraph"/>
              <w:rPr>
                <w:color w:val="000000" w:themeColor="text1"/>
              </w:rPr>
            </w:pPr>
            <w:r w:rsidRPr="001A024A">
              <w:rPr>
                <w:color w:val="000000" w:themeColor="text1"/>
              </w:rPr>
              <w:t>1.0</w:t>
            </w:r>
          </w:p>
        </w:tc>
        <w:tc>
          <w:tcPr>
            <w:tcW w:w="2277" w:type="dxa"/>
            <w:tcBorders>
              <w:top w:val="single" w:sz="4" w:space="0" w:color="000000"/>
              <w:left w:val="single" w:sz="4" w:space="0" w:color="000000"/>
              <w:bottom w:val="single" w:sz="4" w:space="0" w:color="000000"/>
              <w:right w:val="single" w:sz="4" w:space="0" w:color="000000"/>
            </w:tcBorders>
            <w:hideMark/>
          </w:tcPr>
          <w:p w14:paraId="5F8FD97B" w14:textId="77777777" w:rsidR="008C3F80" w:rsidRPr="001A024A" w:rsidRDefault="008C3F80" w:rsidP="00787014">
            <w:pPr>
              <w:pStyle w:val="TableParagraph"/>
              <w:spacing w:line="256" w:lineRule="auto"/>
              <w:ind w:left="119" w:right="245"/>
              <w:rPr>
                <w:color w:val="000000" w:themeColor="text1"/>
              </w:rPr>
            </w:pPr>
            <w:r w:rsidRPr="001A024A">
              <w:rPr>
                <w:color w:val="000000" w:themeColor="text1"/>
              </w:rPr>
              <w:t>Introduction, Problem Statement</w:t>
            </w:r>
          </w:p>
        </w:tc>
        <w:tc>
          <w:tcPr>
            <w:tcW w:w="2277" w:type="dxa"/>
            <w:tcBorders>
              <w:top w:val="single" w:sz="4" w:space="0" w:color="000000"/>
              <w:left w:val="single" w:sz="4" w:space="0" w:color="000000"/>
              <w:bottom w:val="single" w:sz="4" w:space="0" w:color="000000"/>
              <w:right w:val="single" w:sz="4" w:space="0" w:color="000000"/>
            </w:tcBorders>
            <w:hideMark/>
          </w:tcPr>
          <w:p w14:paraId="2C971EA6" w14:textId="77777777" w:rsidR="008C3F80" w:rsidRPr="001A024A" w:rsidRDefault="008C3F80" w:rsidP="00787014">
            <w:pPr>
              <w:pStyle w:val="TableParagraph"/>
              <w:rPr>
                <w:color w:val="000000" w:themeColor="text1"/>
              </w:rPr>
            </w:pPr>
            <w:r w:rsidRPr="001A024A">
              <w:rPr>
                <w:color w:val="000000" w:themeColor="text1"/>
              </w:rPr>
              <w:t>Shashank Nishad</w:t>
            </w:r>
          </w:p>
        </w:tc>
      </w:tr>
      <w:tr w:rsidR="008C3F80" w:rsidRPr="001A024A" w14:paraId="23670CA7" w14:textId="77777777" w:rsidTr="00787014">
        <w:trPr>
          <w:trHeight w:val="1418"/>
        </w:trPr>
        <w:tc>
          <w:tcPr>
            <w:tcW w:w="2279" w:type="dxa"/>
            <w:tcBorders>
              <w:top w:val="single" w:sz="4" w:space="0" w:color="000000"/>
              <w:left w:val="single" w:sz="4" w:space="0" w:color="000000"/>
              <w:bottom w:val="single" w:sz="4" w:space="0" w:color="000000"/>
              <w:right w:val="single" w:sz="4" w:space="0" w:color="000000"/>
            </w:tcBorders>
            <w:hideMark/>
          </w:tcPr>
          <w:p w14:paraId="0460DD73" w14:textId="77777777" w:rsidR="008C3F80" w:rsidRPr="001A024A" w:rsidRDefault="008C3F80" w:rsidP="00787014">
            <w:pPr>
              <w:pStyle w:val="TableParagraph"/>
              <w:rPr>
                <w:color w:val="000000" w:themeColor="text1"/>
              </w:rPr>
            </w:pPr>
            <w:r w:rsidRPr="001A024A">
              <w:rPr>
                <w:color w:val="000000" w:themeColor="text1"/>
              </w:rPr>
              <w:t>26/0</w:t>
            </w:r>
            <w:r>
              <w:rPr>
                <w:color w:val="000000" w:themeColor="text1"/>
              </w:rPr>
              <w:t>7</w:t>
            </w:r>
            <w:r w:rsidRPr="001A024A">
              <w:rPr>
                <w:color w:val="000000" w:themeColor="text1"/>
              </w:rPr>
              <w:t>/2022</w:t>
            </w:r>
          </w:p>
        </w:tc>
        <w:tc>
          <w:tcPr>
            <w:tcW w:w="2277" w:type="dxa"/>
            <w:tcBorders>
              <w:top w:val="single" w:sz="4" w:space="0" w:color="000000"/>
              <w:left w:val="single" w:sz="4" w:space="0" w:color="000000"/>
              <w:bottom w:val="single" w:sz="4" w:space="0" w:color="000000"/>
              <w:right w:val="single" w:sz="4" w:space="0" w:color="000000"/>
            </w:tcBorders>
            <w:hideMark/>
          </w:tcPr>
          <w:p w14:paraId="131C3243" w14:textId="77777777" w:rsidR="008C3F80" w:rsidRPr="001A024A" w:rsidRDefault="008C3F80" w:rsidP="00787014">
            <w:pPr>
              <w:pStyle w:val="TableParagraph"/>
              <w:rPr>
                <w:color w:val="000000" w:themeColor="text1"/>
              </w:rPr>
            </w:pPr>
            <w:r w:rsidRPr="001A024A">
              <w:rPr>
                <w:color w:val="000000" w:themeColor="text1"/>
              </w:rPr>
              <w:t>1.1</w:t>
            </w:r>
          </w:p>
        </w:tc>
        <w:tc>
          <w:tcPr>
            <w:tcW w:w="2277" w:type="dxa"/>
            <w:tcBorders>
              <w:top w:val="single" w:sz="4" w:space="0" w:color="000000"/>
              <w:left w:val="single" w:sz="4" w:space="0" w:color="000000"/>
              <w:bottom w:val="single" w:sz="4" w:space="0" w:color="000000"/>
              <w:right w:val="single" w:sz="4" w:space="0" w:color="000000"/>
            </w:tcBorders>
            <w:hideMark/>
          </w:tcPr>
          <w:p w14:paraId="3BC0F1A2" w14:textId="77777777" w:rsidR="008C3F80" w:rsidRPr="001A024A" w:rsidRDefault="008C3F80" w:rsidP="00787014">
            <w:pPr>
              <w:pStyle w:val="TableParagraph"/>
              <w:spacing w:line="256" w:lineRule="auto"/>
              <w:ind w:left="119" w:right="148"/>
              <w:rPr>
                <w:color w:val="000000" w:themeColor="text1"/>
              </w:rPr>
            </w:pPr>
            <w:r w:rsidRPr="001A024A">
              <w:rPr>
                <w:color w:val="000000" w:themeColor="text1"/>
              </w:rPr>
              <w:t>Dataset Information, Architecture Description</w:t>
            </w:r>
          </w:p>
        </w:tc>
        <w:tc>
          <w:tcPr>
            <w:tcW w:w="2277" w:type="dxa"/>
            <w:tcBorders>
              <w:top w:val="single" w:sz="4" w:space="0" w:color="000000"/>
              <w:left w:val="single" w:sz="4" w:space="0" w:color="000000"/>
              <w:bottom w:val="single" w:sz="4" w:space="0" w:color="000000"/>
              <w:right w:val="single" w:sz="4" w:space="0" w:color="000000"/>
            </w:tcBorders>
            <w:hideMark/>
          </w:tcPr>
          <w:p w14:paraId="74029DA7" w14:textId="77777777" w:rsidR="008C3F80" w:rsidRPr="001A024A" w:rsidRDefault="008C3F80" w:rsidP="00787014">
            <w:pPr>
              <w:pStyle w:val="TableParagraph"/>
              <w:rPr>
                <w:color w:val="000000" w:themeColor="text1"/>
              </w:rPr>
            </w:pPr>
            <w:r w:rsidRPr="001A024A">
              <w:rPr>
                <w:color w:val="000000" w:themeColor="text1"/>
              </w:rPr>
              <w:t>Shashank Nishad</w:t>
            </w:r>
          </w:p>
        </w:tc>
      </w:tr>
      <w:tr w:rsidR="008C3F80" w:rsidRPr="001A024A" w14:paraId="12D22D7B" w14:textId="77777777" w:rsidTr="00787014">
        <w:trPr>
          <w:trHeight w:val="691"/>
        </w:trPr>
        <w:tc>
          <w:tcPr>
            <w:tcW w:w="2279" w:type="dxa"/>
            <w:tcBorders>
              <w:top w:val="single" w:sz="4" w:space="0" w:color="000000"/>
              <w:left w:val="single" w:sz="4" w:space="0" w:color="000000"/>
              <w:bottom w:val="single" w:sz="4" w:space="0" w:color="000000"/>
              <w:right w:val="single" w:sz="4" w:space="0" w:color="000000"/>
            </w:tcBorders>
            <w:hideMark/>
          </w:tcPr>
          <w:p w14:paraId="435D153F" w14:textId="77777777" w:rsidR="008C3F80" w:rsidRPr="001A024A" w:rsidRDefault="008C3F80" w:rsidP="00787014">
            <w:pPr>
              <w:pStyle w:val="TableParagraph"/>
              <w:rPr>
                <w:color w:val="000000" w:themeColor="text1"/>
              </w:rPr>
            </w:pPr>
            <w:r w:rsidRPr="001A024A">
              <w:rPr>
                <w:color w:val="000000" w:themeColor="text1"/>
              </w:rPr>
              <w:t>03/07/2022</w:t>
            </w:r>
          </w:p>
        </w:tc>
        <w:tc>
          <w:tcPr>
            <w:tcW w:w="2277" w:type="dxa"/>
            <w:tcBorders>
              <w:top w:val="single" w:sz="4" w:space="0" w:color="000000"/>
              <w:left w:val="single" w:sz="4" w:space="0" w:color="000000"/>
              <w:bottom w:val="single" w:sz="4" w:space="0" w:color="000000"/>
              <w:right w:val="single" w:sz="4" w:space="0" w:color="000000"/>
            </w:tcBorders>
            <w:hideMark/>
          </w:tcPr>
          <w:p w14:paraId="6504DCAA" w14:textId="77777777" w:rsidR="008C3F80" w:rsidRPr="001A024A" w:rsidRDefault="008C3F80" w:rsidP="00787014">
            <w:pPr>
              <w:pStyle w:val="TableParagraph"/>
              <w:rPr>
                <w:color w:val="000000" w:themeColor="text1"/>
              </w:rPr>
            </w:pPr>
            <w:r w:rsidRPr="001A024A">
              <w:rPr>
                <w:color w:val="000000" w:themeColor="text1"/>
              </w:rPr>
              <w:t>1.2</w:t>
            </w:r>
          </w:p>
        </w:tc>
        <w:tc>
          <w:tcPr>
            <w:tcW w:w="2277" w:type="dxa"/>
            <w:tcBorders>
              <w:top w:val="single" w:sz="4" w:space="0" w:color="000000"/>
              <w:left w:val="single" w:sz="4" w:space="0" w:color="000000"/>
              <w:bottom w:val="single" w:sz="4" w:space="0" w:color="000000"/>
              <w:right w:val="single" w:sz="4" w:space="0" w:color="000000"/>
            </w:tcBorders>
            <w:hideMark/>
          </w:tcPr>
          <w:p w14:paraId="06924A3E" w14:textId="77777777" w:rsidR="008C3F80" w:rsidRPr="001A024A" w:rsidRDefault="008C3F80" w:rsidP="00787014">
            <w:pPr>
              <w:pStyle w:val="TableParagraph"/>
              <w:ind w:left="119"/>
              <w:rPr>
                <w:color w:val="000000" w:themeColor="text1"/>
              </w:rPr>
            </w:pPr>
            <w:r w:rsidRPr="001A024A">
              <w:rPr>
                <w:color w:val="000000" w:themeColor="text1"/>
              </w:rPr>
              <w:t>Final Revision</w:t>
            </w:r>
          </w:p>
        </w:tc>
        <w:tc>
          <w:tcPr>
            <w:tcW w:w="2277" w:type="dxa"/>
            <w:tcBorders>
              <w:top w:val="single" w:sz="4" w:space="0" w:color="000000"/>
              <w:left w:val="single" w:sz="4" w:space="0" w:color="000000"/>
              <w:bottom w:val="single" w:sz="4" w:space="0" w:color="000000"/>
              <w:right w:val="single" w:sz="4" w:space="0" w:color="000000"/>
            </w:tcBorders>
            <w:hideMark/>
          </w:tcPr>
          <w:p w14:paraId="3536CFE4" w14:textId="77777777" w:rsidR="008C3F80" w:rsidRPr="001A024A" w:rsidRDefault="008C3F80" w:rsidP="00787014">
            <w:pPr>
              <w:pStyle w:val="TableParagraph"/>
              <w:rPr>
                <w:color w:val="000000" w:themeColor="text1"/>
              </w:rPr>
            </w:pPr>
            <w:r w:rsidRPr="001A024A">
              <w:rPr>
                <w:color w:val="000000" w:themeColor="text1"/>
              </w:rPr>
              <w:t>Shashank Nishad</w:t>
            </w:r>
          </w:p>
        </w:tc>
      </w:tr>
      <w:tr w:rsidR="008C3F80" w:rsidRPr="001A024A" w14:paraId="75C18709" w14:textId="77777777" w:rsidTr="00787014">
        <w:trPr>
          <w:trHeight w:val="710"/>
        </w:trPr>
        <w:tc>
          <w:tcPr>
            <w:tcW w:w="2279" w:type="dxa"/>
            <w:tcBorders>
              <w:top w:val="single" w:sz="4" w:space="0" w:color="000000"/>
              <w:left w:val="single" w:sz="4" w:space="0" w:color="000000"/>
              <w:bottom w:val="single" w:sz="4" w:space="0" w:color="000000"/>
              <w:right w:val="single" w:sz="4" w:space="0" w:color="000000"/>
            </w:tcBorders>
          </w:tcPr>
          <w:p w14:paraId="24277E62" w14:textId="77777777" w:rsidR="008C3F80" w:rsidRPr="001A024A" w:rsidRDefault="008C3F80" w:rsidP="00787014">
            <w:pPr>
              <w:pStyle w:val="TableParagraph"/>
              <w:spacing w:before="0"/>
              <w:ind w:left="0"/>
              <w:rPr>
                <w:color w:val="000000" w:themeColor="text1"/>
              </w:rPr>
            </w:pPr>
          </w:p>
        </w:tc>
        <w:tc>
          <w:tcPr>
            <w:tcW w:w="2277" w:type="dxa"/>
            <w:tcBorders>
              <w:top w:val="single" w:sz="4" w:space="0" w:color="000000"/>
              <w:left w:val="single" w:sz="4" w:space="0" w:color="000000"/>
              <w:bottom w:val="single" w:sz="4" w:space="0" w:color="000000"/>
              <w:right w:val="single" w:sz="4" w:space="0" w:color="000000"/>
            </w:tcBorders>
          </w:tcPr>
          <w:p w14:paraId="1A284002" w14:textId="77777777" w:rsidR="008C3F80" w:rsidRPr="001A024A" w:rsidRDefault="008C3F80" w:rsidP="00787014">
            <w:pPr>
              <w:pStyle w:val="TableParagraph"/>
              <w:spacing w:before="0"/>
              <w:ind w:left="0"/>
              <w:rPr>
                <w:color w:val="000000" w:themeColor="text1"/>
              </w:rPr>
            </w:pPr>
          </w:p>
        </w:tc>
        <w:tc>
          <w:tcPr>
            <w:tcW w:w="2277" w:type="dxa"/>
            <w:tcBorders>
              <w:top w:val="single" w:sz="4" w:space="0" w:color="000000"/>
              <w:left w:val="single" w:sz="4" w:space="0" w:color="000000"/>
              <w:bottom w:val="single" w:sz="4" w:space="0" w:color="000000"/>
              <w:right w:val="single" w:sz="4" w:space="0" w:color="000000"/>
            </w:tcBorders>
          </w:tcPr>
          <w:p w14:paraId="152C4E5E" w14:textId="77777777" w:rsidR="008C3F80" w:rsidRPr="001A024A" w:rsidRDefault="008C3F80" w:rsidP="00787014">
            <w:pPr>
              <w:pStyle w:val="TableParagraph"/>
              <w:spacing w:before="0"/>
              <w:ind w:left="0"/>
              <w:rPr>
                <w:color w:val="000000" w:themeColor="text1"/>
              </w:rPr>
            </w:pPr>
          </w:p>
        </w:tc>
        <w:tc>
          <w:tcPr>
            <w:tcW w:w="2277" w:type="dxa"/>
            <w:tcBorders>
              <w:top w:val="single" w:sz="4" w:space="0" w:color="000000"/>
              <w:left w:val="single" w:sz="4" w:space="0" w:color="000000"/>
              <w:bottom w:val="single" w:sz="4" w:space="0" w:color="000000"/>
              <w:right w:val="single" w:sz="4" w:space="0" w:color="000000"/>
            </w:tcBorders>
          </w:tcPr>
          <w:p w14:paraId="5FC7241E" w14:textId="77777777" w:rsidR="008C3F80" w:rsidRPr="001A024A" w:rsidRDefault="008C3F80" w:rsidP="00787014">
            <w:pPr>
              <w:pStyle w:val="TableParagraph"/>
              <w:spacing w:before="0"/>
              <w:ind w:left="0"/>
              <w:rPr>
                <w:color w:val="000000" w:themeColor="text1"/>
              </w:rPr>
            </w:pPr>
          </w:p>
        </w:tc>
      </w:tr>
    </w:tbl>
    <w:p w14:paraId="1C6652F1" w14:textId="77777777" w:rsidR="008C3F80" w:rsidRPr="001A024A" w:rsidRDefault="008C3F80" w:rsidP="008C3F80">
      <w:pPr>
        <w:pStyle w:val="BodyText"/>
        <w:rPr>
          <w:rFonts w:ascii="Arial" w:hAnsi="Arial" w:cs="Arial"/>
          <w:b/>
          <w:color w:val="000000" w:themeColor="text1"/>
          <w:sz w:val="20"/>
        </w:rPr>
      </w:pPr>
    </w:p>
    <w:p w14:paraId="1C88A5F8" w14:textId="77777777" w:rsidR="008C3F80" w:rsidRPr="001A024A" w:rsidRDefault="008C3F80" w:rsidP="008C3F80">
      <w:pPr>
        <w:pStyle w:val="BodyText"/>
        <w:rPr>
          <w:rFonts w:ascii="Arial" w:hAnsi="Arial" w:cs="Arial"/>
          <w:b/>
          <w:color w:val="000000" w:themeColor="text1"/>
          <w:sz w:val="20"/>
        </w:rPr>
      </w:pPr>
    </w:p>
    <w:p w14:paraId="4153DA55" w14:textId="77777777" w:rsidR="008C3F80" w:rsidRPr="001A024A" w:rsidRDefault="008C3F80" w:rsidP="008C3F80">
      <w:pPr>
        <w:pStyle w:val="BodyText"/>
        <w:rPr>
          <w:rFonts w:ascii="Arial" w:hAnsi="Arial" w:cs="Arial"/>
          <w:b/>
          <w:color w:val="000000" w:themeColor="text1"/>
          <w:sz w:val="20"/>
        </w:rPr>
      </w:pPr>
    </w:p>
    <w:p w14:paraId="48EBD468" w14:textId="77777777" w:rsidR="008C3F80" w:rsidRPr="001A024A" w:rsidRDefault="008C3F80" w:rsidP="008C3F80">
      <w:pPr>
        <w:pStyle w:val="BodyText"/>
        <w:rPr>
          <w:rFonts w:ascii="Arial" w:hAnsi="Arial" w:cs="Arial"/>
          <w:b/>
          <w:color w:val="000000" w:themeColor="text1"/>
          <w:sz w:val="20"/>
        </w:rPr>
      </w:pPr>
    </w:p>
    <w:p w14:paraId="1A407858" w14:textId="77777777" w:rsidR="008C3F80" w:rsidRPr="001A024A" w:rsidRDefault="008C3F80" w:rsidP="008C3F80">
      <w:pPr>
        <w:pStyle w:val="BodyText"/>
        <w:rPr>
          <w:rFonts w:ascii="Arial" w:hAnsi="Arial" w:cs="Arial"/>
          <w:b/>
          <w:color w:val="000000" w:themeColor="text1"/>
          <w:sz w:val="20"/>
        </w:rPr>
      </w:pPr>
    </w:p>
    <w:p w14:paraId="36558449" w14:textId="77777777" w:rsidR="008C3F80" w:rsidRPr="001A024A" w:rsidRDefault="008C3F80" w:rsidP="008C3F80">
      <w:pPr>
        <w:pStyle w:val="BodyText"/>
        <w:rPr>
          <w:rFonts w:ascii="Arial" w:hAnsi="Arial" w:cs="Arial"/>
          <w:b/>
          <w:color w:val="000000" w:themeColor="text1"/>
          <w:sz w:val="20"/>
        </w:rPr>
      </w:pPr>
    </w:p>
    <w:p w14:paraId="09C0C6D4" w14:textId="77777777" w:rsidR="008C3F80" w:rsidRPr="001A024A" w:rsidRDefault="008C3F80" w:rsidP="008C3F80">
      <w:pPr>
        <w:pStyle w:val="BodyText"/>
        <w:rPr>
          <w:rFonts w:ascii="Arial" w:hAnsi="Arial" w:cs="Arial"/>
          <w:b/>
          <w:color w:val="000000" w:themeColor="text1"/>
          <w:sz w:val="20"/>
        </w:rPr>
      </w:pPr>
    </w:p>
    <w:p w14:paraId="4398727B" w14:textId="77777777" w:rsidR="008C3F80" w:rsidRPr="001A024A" w:rsidRDefault="008C3F80" w:rsidP="008C3F80">
      <w:pPr>
        <w:pStyle w:val="BodyText"/>
        <w:rPr>
          <w:rFonts w:ascii="Arial" w:hAnsi="Arial" w:cs="Arial"/>
          <w:b/>
          <w:color w:val="000000" w:themeColor="text1"/>
          <w:sz w:val="20"/>
        </w:rPr>
      </w:pPr>
    </w:p>
    <w:p w14:paraId="4A6CACC1" w14:textId="77777777" w:rsidR="008C3F80" w:rsidRPr="001A024A" w:rsidRDefault="008C3F80" w:rsidP="008C3F80">
      <w:pPr>
        <w:pStyle w:val="BodyText"/>
        <w:rPr>
          <w:rFonts w:ascii="Arial" w:hAnsi="Arial" w:cs="Arial"/>
          <w:b/>
          <w:color w:val="000000" w:themeColor="text1"/>
          <w:sz w:val="20"/>
        </w:rPr>
      </w:pPr>
    </w:p>
    <w:p w14:paraId="462C3A4F" w14:textId="77777777" w:rsidR="008C3F80" w:rsidRPr="001A024A" w:rsidRDefault="008C3F80" w:rsidP="008C3F80">
      <w:pPr>
        <w:pStyle w:val="BodyText"/>
        <w:rPr>
          <w:rFonts w:ascii="Arial" w:hAnsi="Arial" w:cs="Arial"/>
          <w:b/>
          <w:color w:val="000000" w:themeColor="text1"/>
          <w:sz w:val="20"/>
        </w:rPr>
      </w:pPr>
    </w:p>
    <w:p w14:paraId="29C5CC81" w14:textId="77777777" w:rsidR="008C3F80" w:rsidRPr="001A024A" w:rsidRDefault="008C3F80" w:rsidP="008C3F80">
      <w:pPr>
        <w:pStyle w:val="BodyText"/>
        <w:rPr>
          <w:rFonts w:ascii="Arial" w:hAnsi="Arial" w:cs="Arial"/>
          <w:b/>
          <w:color w:val="000000" w:themeColor="text1"/>
          <w:sz w:val="20"/>
        </w:rPr>
      </w:pPr>
    </w:p>
    <w:p w14:paraId="2443489B" w14:textId="77777777" w:rsidR="008C3F80" w:rsidRPr="001A024A" w:rsidRDefault="008C3F80" w:rsidP="008C3F80">
      <w:pPr>
        <w:pStyle w:val="BodyText"/>
        <w:rPr>
          <w:rFonts w:ascii="Arial" w:hAnsi="Arial" w:cs="Arial"/>
          <w:b/>
          <w:color w:val="000000" w:themeColor="text1"/>
          <w:sz w:val="20"/>
        </w:rPr>
      </w:pPr>
    </w:p>
    <w:p w14:paraId="444530AF" w14:textId="77777777" w:rsidR="008C3F80" w:rsidRPr="001A024A" w:rsidRDefault="008C3F80" w:rsidP="008C3F80">
      <w:pPr>
        <w:pStyle w:val="BodyText"/>
        <w:rPr>
          <w:rFonts w:ascii="Arial" w:hAnsi="Arial" w:cs="Arial"/>
          <w:b/>
          <w:color w:val="000000" w:themeColor="text1"/>
          <w:sz w:val="20"/>
        </w:rPr>
      </w:pPr>
    </w:p>
    <w:p w14:paraId="2D698344" w14:textId="77777777" w:rsidR="008C3F80" w:rsidRPr="001A024A" w:rsidRDefault="008C3F80" w:rsidP="008C3F80">
      <w:pPr>
        <w:pStyle w:val="BodyText"/>
        <w:rPr>
          <w:rFonts w:ascii="Arial" w:hAnsi="Arial" w:cs="Arial"/>
          <w:b/>
          <w:color w:val="000000" w:themeColor="text1"/>
          <w:sz w:val="20"/>
        </w:rPr>
      </w:pPr>
    </w:p>
    <w:p w14:paraId="43DD8B70" w14:textId="77777777" w:rsidR="008C3F80" w:rsidRPr="001A024A" w:rsidRDefault="008C3F80" w:rsidP="008C3F80">
      <w:pPr>
        <w:pStyle w:val="BodyText"/>
        <w:rPr>
          <w:rFonts w:ascii="Arial" w:hAnsi="Arial" w:cs="Arial"/>
          <w:b/>
          <w:color w:val="000000" w:themeColor="text1"/>
          <w:sz w:val="20"/>
        </w:rPr>
      </w:pPr>
    </w:p>
    <w:p w14:paraId="253B2952" w14:textId="77777777" w:rsidR="008C3F80" w:rsidRPr="001A024A" w:rsidRDefault="008C3F80" w:rsidP="008C3F80">
      <w:pPr>
        <w:pStyle w:val="BodyText"/>
        <w:rPr>
          <w:rFonts w:ascii="Arial" w:hAnsi="Arial" w:cs="Arial"/>
          <w:b/>
          <w:color w:val="000000" w:themeColor="text1"/>
          <w:sz w:val="20"/>
        </w:rPr>
      </w:pPr>
    </w:p>
    <w:p w14:paraId="69ACFC43" w14:textId="77777777" w:rsidR="008C3F80" w:rsidRPr="001A024A" w:rsidRDefault="008C3F80" w:rsidP="008C3F80">
      <w:pPr>
        <w:pStyle w:val="BodyText"/>
        <w:rPr>
          <w:rFonts w:ascii="Arial" w:hAnsi="Arial" w:cs="Arial"/>
          <w:b/>
          <w:color w:val="000000" w:themeColor="text1"/>
          <w:sz w:val="20"/>
        </w:rPr>
      </w:pPr>
    </w:p>
    <w:p w14:paraId="2C568F80" w14:textId="77777777" w:rsidR="008C3F80" w:rsidRPr="001A024A" w:rsidRDefault="008C3F80" w:rsidP="008C3F80">
      <w:pPr>
        <w:pStyle w:val="BodyText"/>
        <w:rPr>
          <w:rFonts w:ascii="Arial" w:hAnsi="Arial" w:cs="Arial"/>
          <w:b/>
          <w:color w:val="000000" w:themeColor="text1"/>
          <w:sz w:val="20"/>
        </w:rPr>
      </w:pPr>
    </w:p>
    <w:p w14:paraId="0FCBF054" w14:textId="77777777" w:rsidR="008C3F80" w:rsidRPr="001A024A" w:rsidRDefault="008C3F80" w:rsidP="008C3F80">
      <w:pPr>
        <w:pStyle w:val="BodyText"/>
        <w:rPr>
          <w:rFonts w:ascii="Arial" w:hAnsi="Arial" w:cs="Arial"/>
          <w:b/>
          <w:color w:val="000000" w:themeColor="text1"/>
          <w:sz w:val="20"/>
        </w:rPr>
      </w:pPr>
    </w:p>
    <w:p w14:paraId="1DCF7D4A" w14:textId="77777777" w:rsidR="008C3F80" w:rsidRPr="001A024A" w:rsidRDefault="008C3F80" w:rsidP="008C3F80">
      <w:pPr>
        <w:pStyle w:val="BodyText"/>
        <w:rPr>
          <w:rFonts w:ascii="Arial" w:hAnsi="Arial" w:cs="Arial"/>
          <w:b/>
          <w:color w:val="000000" w:themeColor="text1"/>
          <w:sz w:val="20"/>
        </w:rPr>
      </w:pPr>
    </w:p>
    <w:p w14:paraId="3C065141" w14:textId="77777777" w:rsidR="008C3F80" w:rsidRPr="001A024A" w:rsidRDefault="008C3F80" w:rsidP="008C3F80">
      <w:pPr>
        <w:pStyle w:val="BodyText"/>
        <w:rPr>
          <w:rFonts w:ascii="Arial" w:hAnsi="Arial" w:cs="Arial"/>
          <w:b/>
          <w:color w:val="000000" w:themeColor="text1"/>
          <w:sz w:val="20"/>
        </w:rPr>
      </w:pPr>
    </w:p>
    <w:p w14:paraId="59680E7E" w14:textId="77777777" w:rsidR="008C3F80" w:rsidRPr="001A024A" w:rsidRDefault="008C3F80" w:rsidP="008C3F80">
      <w:pPr>
        <w:pStyle w:val="BodyText"/>
        <w:rPr>
          <w:rFonts w:ascii="Arial" w:hAnsi="Arial" w:cs="Arial"/>
          <w:b/>
          <w:color w:val="000000" w:themeColor="text1"/>
          <w:sz w:val="20"/>
        </w:rPr>
      </w:pPr>
    </w:p>
    <w:p w14:paraId="0800D67D" w14:textId="77777777" w:rsidR="008C3F80" w:rsidRPr="001A024A" w:rsidRDefault="008C3F80" w:rsidP="008C3F80">
      <w:pPr>
        <w:spacing w:before="57"/>
        <w:ind w:left="720"/>
        <w:rPr>
          <w:rFonts w:ascii="Arial" w:hAnsi="Arial" w:cs="Arial"/>
          <w:b/>
          <w:color w:val="000000" w:themeColor="text1"/>
        </w:rPr>
      </w:pPr>
      <w:r w:rsidRPr="001A024A">
        <w:rPr>
          <w:rFonts w:ascii="Arial" w:hAnsi="Arial" w:cs="Arial"/>
          <w:b/>
          <w:bCs/>
          <w:color w:val="000000" w:themeColor="text1"/>
          <w:sz w:val="32"/>
          <w:szCs w:val="32"/>
        </w:rPr>
        <w:t xml:space="preserve">Low level document </w:t>
      </w:r>
    </w:p>
    <w:p w14:paraId="23311D4E"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Contents</w:t>
      </w:r>
    </w:p>
    <w:p w14:paraId="2E3DED0A"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 Introduction........................................................................................................... 04</w:t>
      </w:r>
    </w:p>
    <w:p w14:paraId="18BB58D9"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1.1 What is Low-Level Design Document? .............................................................. 04</w:t>
      </w:r>
    </w:p>
    <w:p w14:paraId="664C49DB"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1.2 Scope .................................................................................................................04</w:t>
      </w:r>
    </w:p>
    <w:p w14:paraId="17BA4C46"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2. Architecture ......................................................................................................... 05</w:t>
      </w:r>
    </w:p>
    <w:p w14:paraId="610CDA9E"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 Architecture Description ....................................................................................... 08</w:t>
      </w:r>
    </w:p>
    <w:p w14:paraId="452BBA49"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3.1 Data Description .................................................................................................08</w:t>
      </w:r>
    </w:p>
    <w:p w14:paraId="39966906"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3.2 Web Scrapping ...................................................................................................08</w:t>
      </w:r>
    </w:p>
    <w:p w14:paraId="5A47D13D"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3.3 Data Transformation .......................................................................................... 08</w:t>
      </w:r>
    </w:p>
    <w:p w14:paraId="1032E4A2"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3.4 Data insertion into database .............................................................................. 08</w:t>
      </w:r>
    </w:p>
    <w:p w14:paraId="0B79DBAB"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3.5 Connection with SQL server .............................................................................. 08</w:t>
      </w:r>
    </w:p>
    <w:p w14:paraId="5CECE72B"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3.5 Export Data from database .................................................................................12</w:t>
      </w:r>
    </w:p>
    <w:p w14:paraId="076D315E"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3.6 Deployment ........................................................................................................ 12</w:t>
      </w:r>
    </w:p>
    <w:p w14:paraId="030BA756"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4. Unit test cases ......................................................................................................15</w:t>
      </w:r>
    </w:p>
    <w:p w14:paraId="711F4CF4" w14:textId="77777777" w:rsidR="008C3F80" w:rsidRPr="001A024A" w:rsidRDefault="008C3F80" w:rsidP="008C3F80">
      <w:pPr>
        <w:ind w:left="720"/>
        <w:rPr>
          <w:rFonts w:ascii="Arial" w:hAnsi="Arial" w:cs="Arial"/>
          <w:color w:val="000000" w:themeColor="text1"/>
          <w:szCs w:val="24"/>
        </w:rPr>
      </w:pPr>
    </w:p>
    <w:p w14:paraId="58D82E1E" w14:textId="77777777" w:rsidR="008C3F80" w:rsidRPr="001A024A" w:rsidRDefault="008C3F80" w:rsidP="008C3F80">
      <w:pPr>
        <w:rPr>
          <w:rFonts w:ascii="Arial" w:hAnsi="Arial" w:cs="Arial"/>
          <w:color w:val="000000" w:themeColor="text1"/>
          <w:szCs w:val="24"/>
        </w:rPr>
      </w:pPr>
    </w:p>
    <w:p w14:paraId="786E2104" w14:textId="77777777" w:rsidR="008C3F80" w:rsidRPr="001A024A" w:rsidRDefault="008C3F80" w:rsidP="008C3F80">
      <w:pPr>
        <w:rPr>
          <w:rFonts w:ascii="Arial" w:hAnsi="Arial" w:cs="Arial"/>
          <w:color w:val="000000" w:themeColor="text1"/>
          <w:szCs w:val="24"/>
        </w:rPr>
      </w:pPr>
    </w:p>
    <w:p w14:paraId="33F59AC7" w14:textId="77777777" w:rsidR="008C3F80" w:rsidRPr="001A024A" w:rsidRDefault="008C3F80" w:rsidP="008C3F80">
      <w:pPr>
        <w:rPr>
          <w:rFonts w:ascii="Arial" w:hAnsi="Arial" w:cs="Arial"/>
          <w:color w:val="000000" w:themeColor="text1"/>
          <w:szCs w:val="24"/>
        </w:rPr>
      </w:pPr>
    </w:p>
    <w:p w14:paraId="703F95BD" w14:textId="77777777" w:rsidR="008C3F80" w:rsidRPr="001A024A" w:rsidRDefault="008C3F80" w:rsidP="008C3F80">
      <w:pPr>
        <w:rPr>
          <w:rFonts w:ascii="Arial" w:hAnsi="Arial" w:cs="Arial"/>
          <w:color w:val="000000" w:themeColor="text1"/>
          <w:szCs w:val="24"/>
        </w:rPr>
      </w:pPr>
    </w:p>
    <w:p w14:paraId="52605E82" w14:textId="77777777" w:rsidR="008C3F80" w:rsidRPr="001A024A" w:rsidRDefault="008C3F80" w:rsidP="008C3F80">
      <w:pPr>
        <w:rPr>
          <w:rFonts w:ascii="Arial" w:hAnsi="Arial" w:cs="Arial"/>
          <w:color w:val="000000" w:themeColor="text1"/>
          <w:szCs w:val="24"/>
        </w:rPr>
      </w:pPr>
    </w:p>
    <w:p w14:paraId="56167BF7" w14:textId="77777777" w:rsidR="008C3F80" w:rsidRPr="001A024A" w:rsidRDefault="008C3F80" w:rsidP="008C3F80">
      <w:pPr>
        <w:rPr>
          <w:rFonts w:ascii="Arial" w:hAnsi="Arial" w:cs="Arial"/>
          <w:color w:val="000000" w:themeColor="text1"/>
          <w:szCs w:val="24"/>
        </w:rPr>
      </w:pPr>
    </w:p>
    <w:p w14:paraId="379E8B4C" w14:textId="77777777" w:rsidR="008C3F80" w:rsidRPr="001A024A" w:rsidRDefault="008C3F80" w:rsidP="008C3F80">
      <w:pPr>
        <w:rPr>
          <w:rFonts w:ascii="Arial" w:hAnsi="Arial" w:cs="Arial"/>
          <w:color w:val="000000" w:themeColor="text1"/>
          <w:szCs w:val="24"/>
        </w:rPr>
      </w:pPr>
    </w:p>
    <w:p w14:paraId="5852B0E9" w14:textId="77777777" w:rsidR="008C3F80" w:rsidRPr="001A024A" w:rsidRDefault="008C3F80" w:rsidP="008C3F80">
      <w:pPr>
        <w:rPr>
          <w:rFonts w:ascii="Arial" w:hAnsi="Arial" w:cs="Arial"/>
          <w:color w:val="000000" w:themeColor="text1"/>
          <w:szCs w:val="24"/>
        </w:rPr>
      </w:pPr>
    </w:p>
    <w:p w14:paraId="7759AD5D" w14:textId="77777777" w:rsidR="008C3F80" w:rsidRPr="001A024A" w:rsidRDefault="008C3F80" w:rsidP="008C3F80">
      <w:pPr>
        <w:rPr>
          <w:rFonts w:ascii="Arial" w:hAnsi="Arial" w:cs="Arial"/>
          <w:color w:val="000000" w:themeColor="text1"/>
          <w:szCs w:val="24"/>
        </w:rPr>
      </w:pPr>
    </w:p>
    <w:p w14:paraId="465CB701" w14:textId="77777777" w:rsidR="008C3F80" w:rsidRPr="001A024A" w:rsidRDefault="008C3F80" w:rsidP="008C3F80">
      <w:pPr>
        <w:rPr>
          <w:rFonts w:ascii="Arial" w:hAnsi="Arial" w:cs="Arial"/>
          <w:color w:val="000000" w:themeColor="text1"/>
          <w:szCs w:val="24"/>
        </w:rPr>
      </w:pPr>
    </w:p>
    <w:p w14:paraId="6DE582B1" w14:textId="77777777" w:rsidR="008C3F80" w:rsidRPr="001A024A" w:rsidRDefault="008C3F80" w:rsidP="008C3F80">
      <w:pPr>
        <w:rPr>
          <w:rFonts w:ascii="Arial" w:hAnsi="Arial" w:cs="Arial"/>
          <w:color w:val="000000" w:themeColor="text1"/>
          <w:szCs w:val="24"/>
        </w:rPr>
      </w:pPr>
    </w:p>
    <w:p w14:paraId="18D3BEA2" w14:textId="77777777" w:rsidR="008C3F80" w:rsidRPr="001A024A" w:rsidRDefault="008C3F80" w:rsidP="008C3F80">
      <w:pPr>
        <w:rPr>
          <w:rFonts w:ascii="Arial" w:hAnsi="Arial" w:cs="Arial"/>
          <w:color w:val="000000" w:themeColor="text1"/>
          <w:szCs w:val="24"/>
        </w:rPr>
      </w:pPr>
    </w:p>
    <w:p w14:paraId="0E4509EC" w14:textId="77777777" w:rsidR="008C3F80" w:rsidRPr="001A024A" w:rsidRDefault="008C3F80" w:rsidP="008C3F80">
      <w:pPr>
        <w:rPr>
          <w:rFonts w:ascii="Arial" w:hAnsi="Arial" w:cs="Arial"/>
          <w:color w:val="000000" w:themeColor="text1"/>
          <w:szCs w:val="24"/>
        </w:rPr>
      </w:pPr>
    </w:p>
    <w:p w14:paraId="099A57A3" w14:textId="77777777" w:rsidR="008C3F80" w:rsidRPr="001A024A" w:rsidRDefault="008C3F80" w:rsidP="008C3F80">
      <w:pPr>
        <w:ind w:left="1440"/>
        <w:rPr>
          <w:rFonts w:ascii="Arial" w:hAnsi="Arial" w:cs="Arial"/>
          <w:color w:val="000000" w:themeColor="text1"/>
          <w:szCs w:val="24"/>
        </w:rPr>
      </w:pPr>
      <w:r w:rsidRPr="001A024A">
        <w:rPr>
          <w:rFonts w:ascii="Arial" w:hAnsi="Arial" w:cs="Arial"/>
          <w:color w:val="000000" w:themeColor="text1"/>
          <w:szCs w:val="24"/>
        </w:rPr>
        <w:t xml:space="preserve">4    SWIGGY DATA ANALYSIS </w:t>
      </w:r>
    </w:p>
    <w:p w14:paraId="0120C4D6" w14:textId="77777777" w:rsidR="008C3F80" w:rsidRPr="001A024A" w:rsidRDefault="008C3F80" w:rsidP="008C3F80">
      <w:pPr>
        <w:rPr>
          <w:rFonts w:ascii="Arial" w:hAnsi="Arial" w:cs="Arial"/>
          <w:color w:val="000000" w:themeColor="text1"/>
          <w:szCs w:val="24"/>
        </w:rPr>
      </w:pPr>
    </w:p>
    <w:p w14:paraId="612BF731" w14:textId="77777777" w:rsidR="008C3F80" w:rsidRPr="001A024A" w:rsidRDefault="008C3F80" w:rsidP="008C3F80">
      <w:pPr>
        <w:ind w:left="1440"/>
        <w:rPr>
          <w:rFonts w:ascii="Arial" w:hAnsi="Arial" w:cs="Arial"/>
          <w:color w:val="000000" w:themeColor="text1"/>
          <w:szCs w:val="24"/>
        </w:rPr>
      </w:pPr>
      <w:r w:rsidRPr="001A024A">
        <w:rPr>
          <w:rFonts w:ascii="Arial" w:hAnsi="Arial" w:cs="Arial"/>
          <w:color w:val="000000" w:themeColor="text1"/>
          <w:szCs w:val="24"/>
        </w:rPr>
        <w:t>4     LOW LEVEL DESIGN</w:t>
      </w:r>
    </w:p>
    <w:p w14:paraId="6EB70E82" w14:textId="77777777" w:rsidR="008C3F80" w:rsidRPr="001A024A" w:rsidRDefault="008C3F80" w:rsidP="008C3F80">
      <w:pPr>
        <w:rPr>
          <w:rFonts w:ascii="Arial" w:hAnsi="Arial" w:cs="Arial"/>
          <w:color w:val="000000" w:themeColor="text1"/>
          <w:szCs w:val="24"/>
        </w:rPr>
      </w:pPr>
    </w:p>
    <w:p w14:paraId="7FB47241"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 Introduction</w:t>
      </w:r>
    </w:p>
    <w:p w14:paraId="48903082"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1.1 What is Low-Level design document?</w:t>
      </w:r>
    </w:p>
    <w:p w14:paraId="5EA1BFAB" w14:textId="77777777" w:rsidR="008C3F80" w:rsidRPr="001A024A" w:rsidRDefault="008C3F80" w:rsidP="008C3F80">
      <w:pPr>
        <w:pStyle w:val="Heading2"/>
        <w:spacing w:before="19"/>
        <w:ind w:left="1296"/>
        <w:rPr>
          <w:rFonts w:ascii="Arial" w:hAnsi="Arial" w:cs="Arial"/>
          <w:color w:val="000000" w:themeColor="text1"/>
        </w:rPr>
      </w:pPr>
      <w:r w:rsidRPr="001A024A">
        <w:rPr>
          <w:rFonts w:ascii="Arial" w:hAnsi="Arial" w:cs="Arial"/>
          <w:color w:val="000000" w:themeColor="text1"/>
        </w:rPr>
        <w:t>Why this Low-Level Design Document?</w:t>
      </w:r>
    </w:p>
    <w:p w14:paraId="7E42F828" w14:textId="77777777" w:rsidR="008C3F80" w:rsidRPr="001A024A" w:rsidRDefault="008C3F80" w:rsidP="008C3F80">
      <w:pPr>
        <w:spacing w:before="27" w:line="254" w:lineRule="auto"/>
        <w:ind w:left="720" w:right="2103"/>
        <w:rPr>
          <w:rFonts w:ascii="Arial" w:hAnsi="Arial" w:cs="Arial"/>
          <w:color w:val="000000" w:themeColor="text1"/>
          <w:szCs w:val="24"/>
        </w:rPr>
      </w:pPr>
      <w:r w:rsidRPr="001A024A">
        <w:rPr>
          <w:rFonts w:ascii="Arial" w:hAnsi="Arial" w:cs="Arial"/>
          <w:color w:val="000000" w:themeColor="text1"/>
          <w:szCs w:val="24"/>
        </w:rPr>
        <w:t xml:space="preserve">     The purpose of this document is to present a detailed description of  the swiggy      prediction analysis technique. It will explain the necessary steps which have to be followed before any analysis can begin. The document would also describe the algorithms and techniques used to predict the presence and absence of the food industry and present a comparative result for the same. LLD describes the class diagrams with the methods and relations between classes and programs specs. It describes the modules so that the programmer can directly code the program from the document. This document is intended for both the stakeholders and the developers of the system and will be proposed to the higher management for its approval.</w:t>
      </w:r>
    </w:p>
    <w:p w14:paraId="6A370C17" w14:textId="77777777" w:rsidR="008C3F80" w:rsidRPr="001A024A" w:rsidRDefault="008C3F80" w:rsidP="008C3F80">
      <w:pPr>
        <w:spacing w:before="27" w:line="254" w:lineRule="auto"/>
        <w:ind w:left="1450" w:right="2103" w:hanging="10"/>
        <w:rPr>
          <w:rFonts w:ascii="Arial" w:hAnsi="Arial" w:cs="Arial"/>
          <w:color w:val="000000" w:themeColor="text1"/>
        </w:rPr>
      </w:pPr>
    </w:p>
    <w:p w14:paraId="5CD7CE68" w14:textId="77777777" w:rsidR="008C3F80" w:rsidRPr="001A024A" w:rsidRDefault="008C3F80" w:rsidP="008C3F80">
      <w:pPr>
        <w:spacing w:before="142"/>
        <w:ind w:left="576"/>
        <w:rPr>
          <w:rFonts w:ascii="Arial" w:hAnsi="Arial" w:cs="Arial"/>
          <w:color w:val="000000" w:themeColor="text1"/>
        </w:rPr>
      </w:pPr>
      <w:r w:rsidRPr="001A024A">
        <w:rPr>
          <w:rFonts w:ascii="Arial" w:hAnsi="Arial" w:cs="Arial"/>
          <w:color w:val="000000" w:themeColor="text1"/>
        </w:rPr>
        <w:t>The LLD will be focusing on the below objectives:</w:t>
      </w:r>
    </w:p>
    <w:p w14:paraId="5E1655E1"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before="199" w:line="240" w:lineRule="auto"/>
        <w:ind w:hanging="731"/>
        <w:contextualSpacing w:val="0"/>
        <w:jc w:val="left"/>
        <w:rPr>
          <w:rFonts w:ascii="Arial" w:hAnsi="Arial" w:cs="Arial"/>
          <w:color w:val="000000" w:themeColor="text1"/>
        </w:rPr>
      </w:pPr>
      <w:r w:rsidRPr="001A024A">
        <w:rPr>
          <w:rFonts w:ascii="Arial" w:hAnsi="Arial" w:cs="Arial"/>
          <w:color w:val="000000" w:themeColor="text1"/>
        </w:rPr>
        <w:t>Problem Understanding.</w:t>
      </w:r>
    </w:p>
    <w:p w14:paraId="19E97A5F" w14:textId="77777777" w:rsidR="008C3F80" w:rsidRPr="001A024A" w:rsidRDefault="008C3F80" w:rsidP="008C3F80">
      <w:pPr>
        <w:pStyle w:val="BodyText"/>
        <w:spacing w:before="3"/>
        <w:rPr>
          <w:rFonts w:ascii="Arial" w:hAnsi="Arial" w:cs="Arial"/>
          <w:color w:val="000000" w:themeColor="text1"/>
        </w:rPr>
      </w:pPr>
    </w:p>
    <w:p w14:paraId="2D085BFD"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before="1" w:line="240" w:lineRule="auto"/>
        <w:ind w:hanging="731"/>
        <w:contextualSpacing w:val="0"/>
        <w:jc w:val="left"/>
        <w:rPr>
          <w:rFonts w:ascii="Arial" w:hAnsi="Arial" w:cs="Arial"/>
          <w:color w:val="000000" w:themeColor="text1"/>
        </w:rPr>
      </w:pPr>
      <w:r w:rsidRPr="001A024A">
        <w:rPr>
          <w:rFonts w:ascii="Arial" w:hAnsi="Arial" w:cs="Arial"/>
          <w:color w:val="000000" w:themeColor="text1"/>
        </w:rPr>
        <w:t>Data</w:t>
      </w:r>
      <w:r w:rsidRPr="001A024A">
        <w:rPr>
          <w:rFonts w:ascii="Arial" w:hAnsi="Arial" w:cs="Arial"/>
          <w:color w:val="000000" w:themeColor="text1"/>
          <w:spacing w:val="-1"/>
        </w:rPr>
        <w:t xml:space="preserve"> </w:t>
      </w:r>
      <w:r w:rsidRPr="001A024A">
        <w:rPr>
          <w:rFonts w:ascii="Arial" w:hAnsi="Arial" w:cs="Arial"/>
          <w:color w:val="000000" w:themeColor="text1"/>
        </w:rPr>
        <w:t>Acquisition.</w:t>
      </w:r>
    </w:p>
    <w:p w14:paraId="34BDCBB5" w14:textId="77777777" w:rsidR="008C3F80" w:rsidRPr="001A024A" w:rsidRDefault="008C3F80" w:rsidP="008C3F80">
      <w:pPr>
        <w:pStyle w:val="BodyText"/>
        <w:spacing w:before="4"/>
        <w:rPr>
          <w:rFonts w:ascii="Arial" w:hAnsi="Arial" w:cs="Arial"/>
          <w:color w:val="000000" w:themeColor="text1"/>
        </w:rPr>
      </w:pPr>
    </w:p>
    <w:p w14:paraId="703CAD93"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line="240" w:lineRule="auto"/>
        <w:ind w:hanging="731"/>
        <w:contextualSpacing w:val="0"/>
        <w:jc w:val="left"/>
        <w:rPr>
          <w:rFonts w:ascii="Arial" w:hAnsi="Arial" w:cs="Arial"/>
          <w:color w:val="000000" w:themeColor="text1"/>
        </w:rPr>
      </w:pPr>
      <w:r w:rsidRPr="001A024A">
        <w:rPr>
          <w:rFonts w:ascii="Arial" w:hAnsi="Arial" w:cs="Arial"/>
          <w:color w:val="000000" w:themeColor="text1"/>
        </w:rPr>
        <w:t>Data Pre-Processing and Exploratory</w:t>
      </w:r>
      <w:r w:rsidRPr="001A024A">
        <w:rPr>
          <w:rFonts w:ascii="Arial" w:hAnsi="Arial" w:cs="Arial"/>
          <w:color w:val="000000" w:themeColor="text1"/>
          <w:spacing w:val="-5"/>
        </w:rPr>
        <w:t xml:space="preserve"> </w:t>
      </w:r>
      <w:r w:rsidRPr="001A024A">
        <w:rPr>
          <w:rFonts w:ascii="Arial" w:hAnsi="Arial" w:cs="Arial"/>
          <w:color w:val="000000" w:themeColor="text1"/>
        </w:rPr>
        <w:t>Analysis</w:t>
      </w:r>
    </w:p>
    <w:p w14:paraId="62DBE3E6" w14:textId="77777777" w:rsidR="008C3F80" w:rsidRPr="001A024A" w:rsidRDefault="008C3F80" w:rsidP="008C3F80">
      <w:pPr>
        <w:pStyle w:val="BodyText"/>
        <w:spacing w:before="1"/>
        <w:rPr>
          <w:rFonts w:ascii="Arial" w:hAnsi="Arial" w:cs="Arial"/>
          <w:color w:val="000000" w:themeColor="text1"/>
        </w:rPr>
      </w:pPr>
    </w:p>
    <w:p w14:paraId="28C2E65E"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before="1" w:line="240" w:lineRule="auto"/>
        <w:ind w:hanging="731"/>
        <w:contextualSpacing w:val="0"/>
        <w:jc w:val="left"/>
        <w:rPr>
          <w:rFonts w:ascii="Arial" w:hAnsi="Arial" w:cs="Arial"/>
          <w:color w:val="000000" w:themeColor="text1"/>
        </w:rPr>
      </w:pPr>
      <w:r w:rsidRPr="001A024A">
        <w:rPr>
          <w:rFonts w:ascii="Arial" w:hAnsi="Arial" w:cs="Arial"/>
          <w:color w:val="000000" w:themeColor="text1"/>
        </w:rPr>
        <w:t>Development of</w:t>
      </w:r>
      <w:r w:rsidRPr="001A024A">
        <w:rPr>
          <w:rFonts w:ascii="Arial" w:hAnsi="Arial" w:cs="Arial"/>
          <w:color w:val="000000" w:themeColor="text1"/>
          <w:spacing w:val="-1"/>
        </w:rPr>
        <w:t xml:space="preserve"> </w:t>
      </w:r>
      <w:r w:rsidRPr="001A024A">
        <w:rPr>
          <w:rFonts w:ascii="Arial" w:hAnsi="Arial" w:cs="Arial"/>
          <w:color w:val="000000" w:themeColor="text1"/>
        </w:rPr>
        <w:t>models</w:t>
      </w:r>
    </w:p>
    <w:p w14:paraId="580C68A2" w14:textId="77777777" w:rsidR="008C3F80" w:rsidRPr="001A024A" w:rsidRDefault="008C3F80" w:rsidP="008C3F80">
      <w:pPr>
        <w:pStyle w:val="BodyText"/>
        <w:spacing w:before="3"/>
        <w:rPr>
          <w:rFonts w:ascii="Arial" w:hAnsi="Arial" w:cs="Arial"/>
          <w:color w:val="000000" w:themeColor="text1"/>
        </w:rPr>
      </w:pPr>
    </w:p>
    <w:p w14:paraId="6F16E970"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line="240" w:lineRule="auto"/>
        <w:ind w:hanging="731"/>
        <w:contextualSpacing w:val="0"/>
        <w:jc w:val="left"/>
        <w:rPr>
          <w:rFonts w:ascii="Arial" w:hAnsi="Arial" w:cs="Arial"/>
          <w:color w:val="000000" w:themeColor="text1"/>
        </w:rPr>
      </w:pPr>
      <w:r w:rsidRPr="001A024A">
        <w:rPr>
          <w:rFonts w:ascii="Arial" w:hAnsi="Arial" w:cs="Arial"/>
          <w:color w:val="000000" w:themeColor="text1"/>
        </w:rPr>
        <w:t>Auditing accuracy and retrain if</w:t>
      </w:r>
      <w:r w:rsidRPr="001A024A">
        <w:rPr>
          <w:rFonts w:ascii="Arial" w:hAnsi="Arial" w:cs="Arial"/>
          <w:color w:val="000000" w:themeColor="text1"/>
          <w:spacing w:val="-3"/>
        </w:rPr>
        <w:t xml:space="preserve"> </w:t>
      </w:r>
      <w:r w:rsidRPr="001A024A">
        <w:rPr>
          <w:rFonts w:ascii="Arial" w:hAnsi="Arial" w:cs="Arial"/>
          <w:color w:val="000000" w:themeColor="text1"/>
        </w:rPr>
        <w:t>require</w:t>
      </w:r>
    </w:p>
    <w:p w14:paraId="5D065EAE" w14:textId="77777777" w:rsidR="008C3F80" w:rsidRPr="001A024A" w:rsidRDefault="008C3F80" w:rsidP="008C3F80">
      <w:pPr>
        <w:pStyle w:val="BodyText"/>
        <w:spacing w:before="4"/>
        <w:rPr>
          <w:rFonts w:ascii="Arial" w:hAnsi="Arial" w:cs="Arial"/>
          <w:color w:val="000000" w:themeColor="text1"/>
        </w:rPr>
      </w:pPr>
    </w:p>
    <w:p w14:paraId="586B0FC0"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line="240" w:lineRule="auto"/>
        <w:ind w:hanging="731"/>
        <w:contextualSpacing w:val="0"/>
        <w:jc w:val="left"/>
        <w:rPr>
          <w:rFonts w:ascii="Arial" w:hAnsi="Arial" w:cs="Arial"/>
          <w:color w:val="000000" w:themeColor="text1"/>
        </w:rPr>
      </w:pPr>
      <w:r w:rsidRPr="001A024A">
        <w:rPr>
          <w:rFonts w:ascii="Arial" w:hAnsi="Arial" w:cs="Arial"/>
          <w:color w:val="000000" w:themeColor="text1"/>
        </w:rPr>
        <w:t>Finalizing the</w:t>
      </w:r>
      <w:r w:rsidRPr="001A024A">
        <w:rPr>
          <w:rFonts w:ascii="Arial" w:hAnsi="Arial" w:cs="Arial"/>
          <w:color w:val="000000" w:themeColor="text1"/>
          <w:spacing w:val="-2"/>
        </w:rPr>
        <w:t xml:space="preserve"> </w:t>
      </w:r>
      <w:r w:rsidRPr="001A024A">
        <w:rPr>
          <w:rFonts w:ascii="Arial" w:hAnsi="Arial" w:cs="Arial"/>
          <w:color w:val="000000" w:themeColor="text1"/>
        </w:rPr>
        <w:t>model</w:t>
      </w:r>
    </w:p>
    <w:p w14:paraId="1E483116" w14:textId="77777777" w:rsidR="008C3F80" w:rsidRPr="001A024A" w:rsidRDefault="008C3F80" w:rsidP="008C3F80">
      <w:pPr>
        <w:pStyle w:val="BodyText"/>
        <w:spacing w:before="1"/>
        <w:rPr>
          <w:rFonts w:ascii="Arial" w:hAnsi="Arial" w:cs="Arial"/>
          <w:color w:val="000000" w:themeColor="text1"/>
        </w:rPr>
      </w:pPr>
    </w:p>
    <w:p w14:paraId="528FE7E4" w14:textId="77777777" w:rsidR="008C3F80" w:rsidRPr="001A024A" w:rsidRDefault="008C3F80" w:rsidP="008C3F80">
      <w:pPr>
        <w:pStyle w:val="ListParagraph"/>
        <w:widowControl w:val="0"/>
        <w:numPr>
          <w:ilvl w:val="0"/>
          <w:numId w:val="42"/>
        </w:numPr>
        <w:tabs>
          <w:tab w:val="left" w:pos="1580"/>
          <w:tab w:val="left" w:pos="1581"/>
        </w:tabs>
        <w:autoSpaceDE w:val="0"/>
        <w:autoSpaceDN w:val="0"/>
        <w:spacing w:before="1" w:line="240" w:lineRule="auto"/>
        <w:ind w:hanging="731"/>
        <w:contextualSpacing w:val="0"/>
        <w:jc w:val="left"/>
        <w:rPr>
          <w:rFonts w:ascii="Arial" w:hAnsi="Arial" w:cs="Arial"/>
          <w:color w:val="000000" w:themeColor="text1"/>
        </w:rPr>
      </w:pPr>
      <w:r w:rsidRPr="001A024A">
        <w:rPr>
          <w:rFonts w:ascii="Arial" w:hAnsi="Arial" w:cs="Arial"/>
          <w:color w:val="000000" w:themeColor="text1"/>
        </w:rPr>
        <w:t>Dashboard report for important</w:t>
      </w:r>
      <w:r w:rsidRPr="001A024A">
        <w:rPr>
          <w:rFonts w:ascii="Arial" w:hAnsi="Arial" w:cs="Arial"/>
          <w:color w:val="000000" w:themeColor="text1"/>
          <w:spacing w:val="-3"/>
        </w:rPr>
        <w:t xml:space="preserve"> </w:t>
      </w:r>
      <w:r w:rsidRPr="001A024A">
        <w:rPr>
          <w:rFonts w:ascii="Arial" w:hAnsi="Arial" w:cs="Arial"/>
          <w:color w:val="000000" w:themeColor="text1"/>
        </w:rPr>
        <w:t>activities</w:t>
      </w:r>
    </w:p>
    <w:p w14:paraId="75BFF9EE" w14:textId="77777777" w:rsidR="008C3F80" w:rsidRPr="001A024A" w:rsidRDefault="008C3F80" w:rsidP="008C3F80">
      <w:pPr>
        <w:rPr>
          <w:rFonts w:ascii="Arial" w:hAnsi="Arial" w:cs="Arial"/>
          <w:color w:val="000000" w:themeColor="text1"/>
          <w:szCs w:val="24"/>
        </w:rPr>
      </w:pPr>
    </w:p>
    <w:p w14:paraId="60E41313" w14:textId="77777777" w:rsidR="008C3F80" w:rsidRPr="001A024A" w:rsidRDefault="008C3F80" w:rsidP="008C3F80">
      <w:pPr>
        <w:rPr>
          <w:rFonts w:ascii="Arial" w:hAnsi="Arial" w:cs="Arial"/>
          <w:color w:val="000000" w:themeColor="text1"/>
          <w:szCs w:val="24"/>
        </w:rPr>
      </w:pPr>
    </w:p>
    <w:p w14:paraId="28BCA43C"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1.2 Scope</w:t>
      </w:r>
    </w:p>
    <w:p w14:paraId="67F54D96" w14:textId="77777777" w:rsidR="008C3F80" w:rsidRPr="001A024A" w:rsidRDefault="008C3F80" w:rsidP="008C3F80">
      <w:pPr>
        <w:ind w:left="720"/>
        <w:rPr>
          <w:rFonts w:ascii="Arial" w:hAnsi="Arial" w:cs="Arial"/>
          <w:color w:val="000000" w:themeColor="text1"/>
          <w:szCs w:val="24"/>
        </w:rPr>
      </w:pPr>
      <w:r w:rsidRPr="001A024A">
        <w:rPr>
          <w:rFonts w:ascii="Arial" w:hAnsi="Arial" w:cs="Arial"/>
          <w:color w:val="000000" w:themeColor="text1"/>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48AE71BF" w14:textId="77777777" w:rsidR="008C3F80" w:rsidRPr="001A024A" w:rsidRDefault="008C3F80" w:rsidP="008C3F80">
      <w:pPr>
        <w:rPr>
          <w:rFonts w:ascii="Arial" w:hAnsi="Arial" w:cs="Arial"/>
          <w:color w:val="000000" w:themeColor="text1"/>
          <w:szCs w:val="24"/>
        </w:rPr>
      </w:pPr>
    </w:p>
    <w:p w14:paraId="674E88B2" w14:textId="77777777" w:rsidR="008C3F80" w:rsidRPr="001A024A" w:rsidRDefault="008C3F80" w:rsidP="008C3F80">
      <w:pPr>
        <w:rPr>
          <w:rFonts w:ascii="Arial" w:hAnsi="Arial" w:cs="Arial"/>
          <w:color w:val="000000" w:themeColor="text1"/>
          <w:szCs w:val="24"/>
        </w:rPr>
      </w:pPr>
    </w:p>
    <w:p w14:paraId="4ADF0C79" w14:textId="77777777" w:rsidR="008C3F80" w:rsidRPr="001A024A" w:rsidRDefault="008C3F80" w:rsidP="008C3F80">
      <w:pPr>
        <w:ind w:left="355"/>
        <w:rPr>
          <w:rFonts w:ascii="Arial" w:hAnsi="Arial" w:cs="Arial"/>
          <w:color w:val="000000" w:themeColor="text1"/>
          <w:szCs w:val="24"/>
        </w:rPr>
      </w:pPr>
      <w:r w:rsidRPr="001A024A">
        <w:rPr>
          <w:rFonts w:ascii="Arial" w:hAnsi="Arial" w:cs="Arial"/>
          <w:color w:val="000000" w:themeColor="text1"/>
          <w:szCs w:val="24"/>
        </w:rPr>
        <w:t xml:space="preserve">Project introduction </w:t>
      </w:r>
    </w:p>
    <w:p w14:paraId="69EE68CD" w14:textId="77777777" w:rsidR="008C3F80" w:rsidRPr="001A024A" w:rsidRDefault="008C3F80" w:rsidP="008C3F80">
      <w:pPr>
        <w:spacing w:line="254" w:lineRule="auto"/>
        <w:ind w:left="720" w:right="2434" w:hanging="10"/>
        <w:rPr>
          <w:rFonts w:ascii="Arial" w:hAnsi="Arial" w:cs="Arial"/>
          <w:color w:val="000000" w:themeColor="text1"/>
          <w:szCs w:val="24"/>
        </w:rPr>
      </w:pPr>
      <w:r w:rsidRPr="001A024A">
        <w:rPr>
          <w:rFonts w:ascii="Arial" w:hAnsi="Arial" w:cs="Arial"/>
          <w:color w:val="000000" w:themeColor="text1"/>
          <w:szCs w:val="24"/>
        </w:rPr>
        <w:t>Food Industry  is one of the most common now a day most of the people buy online food they have order online so we have a data of Swiggy Bangalore outlet data and I worked on that data. The food industries collect huge amounts of data that contain some hidden information, which is useful for making effective decisions. For providing appropriate results and making effective decisions on data, some data science techniques need to be used. The data analysit predicts the inside from the data. It enables significant knowledge.</w:t>
      </w:r>
    </w:p>
    <w:p w14:paraId="7A37816C" w14:textId="77777777" w:rsidR="008C3F80" w:rsidRPr="001A024A" w:rsidRDefault="008C3F80" w:rsidP="008C3F80">
      <w:pPr>
        <w:spacing w:line="254" w:lineRule="auto"/>
        <w:ind w:left="365" w:right="2801"/>
        <w:rPr>
          <w:rFonts w:ascii="Arial" w:hAnsi="Arial" w:cs="Arial"/>
          <w:color w:val="000000" w:themeColor="text1"/>
          <w:szCs w:val="24"/>
        </w:rPr>
      </w:pPr>
    </w:p>
    <w:p w14:paraId="3E6CFD3A" w14:textId="77777777" w:rsidR="008C3F80" w:rsidRPr="001A024A" w:rsidRDefault="008C3F80" w:rsidP="008C3F80">
      <w:pPr>
        <w:pStyle w:val="BodyText"/>
        <w:rPr>
          <w:rFonts w:ascii="Arial" w:hAnsi="Arial" w:cs="Arial"/>
          <w:color w:val="000000" w:themeColor="text1"/>
          <w:szCs w:val="24"/>
        </w:rPr>
      </w:pPr>
    </w:p>
    <w:p w14:paraId="763B709C" w14:textId="77777777" w:rsidR="008C3F80" w:rsidRPr="001A024A" w:rsidRDefault="008C3F80" w:rsidP="008C3F80">
      <w:pPr>
        <w:rPr>
          <w:rFonts w:ascii="Arial" w:hAnsi="Arial" w:cs="Arial"/>
          <w:color w:val="000000" w:themeColor="text1"/>
          <w:szCs w:val="24"/>
        </w:rPr>
      </w:pPr>
    </w:p>
    <w:p w14:paraId="615C0901" w14:textId="77777777" w:rsidR="008C3F80" w:rsidRPr="001A024A" w:rsidRDefault="008C3F80" w:rsidP="008C3F80">
      <w:pPr>
        <w:rPr>
          <w:rFonts w:ascii="Arial" w:hAnsi="Arial" w:cs="Arial"/>
          <w:b/>
          <w:bCs/>
          <w:color w:val="000000" w:themeColor="text1"/>
          <w:sz w:val="32"/>
          <w:szCs w:val="32"/>
        </w:rPr>
      </w:pPr>
    </w:p>
    <w:p w14:paraId="22D260C7" w14:textId="77777777" w:rsidR="008C3F80" w:rsidRPr="001A024A" w:rsidRDefault="008C3F80" w:rsidP="008C3F80">
      <w:pPr>
        <w:pStyle w:val="BodyText"/>
        <w:rPr>
          <w:rFonts w:ascii="Arial" w:hAnsi="Arial" w:cs="Arial"/>
          <w:color w:val="000000" w:themeColor="text1"/>
          <w:sz w:val="26"/>
        </w:rPr>
      </w:pPr>
    </w:p>
    <w:p w14:paraId="7BD77DF8" w14:textId="77777777" w:rsidR="008C3F80" w:rsidRPr="001A024A" w:rsidRDefault="008C3F80" w:rsidP="008C3F80">
      <w:pPr>
        <w:pStyle w:val="BodyText"/>
        <w:rPr>
          <w:rFonts w:ascii="Arial" w:hAnsi="Arial" w:cs="Arial"/>
          <w:color w:val="000000" w:themeColor="text1"/>
          <w:sz w:val="37"/>
        </w:rPr>
      </w:pPr>
    </w:p>
    <w:p w14:paraId="15087E78" w14:textId="77777777" w:rsidR="008C3F80" w:rsidRPr="001A024A" w:rsidRDefault="008C3F80" w:rsidP="008C3F80">
      <w:pPr>
        <w:ind w:left="111"/>
        <w:rPr>
          <w:rFonts w:ascii="Arial" w:hAnsi="Arial" w:cs="Arial"/>
          <w:color w:val="000000" w:themeColor="text1"/>
        </w:rPr>
      </w:pPr>
    </w:p>
    <w:p w14:paraId="01E88050" w14:textId="77777777" w:rsidR="008C3F80" w:rsidRPr="001A024A" w:rsidRDefault="008C3F80" w:rsidP="008C3F80">
      <w:pPr>
        <w:rPr>
          <w:rFonts w:ascii="Arial" w:hAnsi="Arial" w:cs="Arial"/>
          <w:b/>
          <w:bCs/>
          <w:color w:val="000000" w:themeColor="text1"/>
          <w:sz w:val="32"/>
          <w:szCs w:val="32"/>
        </w:rPr>
      </w:pPr>
    </w:p>
    <w:p w14:paraId="4F8F31D0" w14:textId="77777777" w:rsidR="008C3F80" w:rsidRPr="001A024A" w:rsidRDefault="008C3F80" w:rsidP="008C3F80">
      <w:pPr>
        <w:rPr>
          <w:rFonts w:ascii="Arial" w:hAnsi="Arial" w:cs="Arial"/>
          <w:b/>
          <w:bCs/>
          <w:color w:val="000000" w:themeColor="text1"/>
          <w:sz w:val="32"/>
          <w:szCs w:val="32"/>
        </w:rPr>
      </w:pPr>
    </w:p>
    <w:p w14:paraId="4376CD9C" w14:textId="77777777" w:rsidR="008C3F80" w:rsidRPr="001A024A" w:rsidRDefault="008C3F80" w:rsidP="008C3F80">
      <w:pPr>
        <w:pStyle w:val="ListParagraph"/>
        <w:widowControl w:val="0"/>
        <w:numPr>
          <w:ilvl w:val="0"/>
          <w:numId w:val="43"/>
        </w:numPr>
        <w:tabs>
          <w:tab w:val="left" w:pos="394"/>
        </w:tabs>
        <w:autoSpaceDE w:val="0"/>
        <w:autoSpaceDN w:val="0"/>
        <w:spacing w:line="240" w:lineRule="auto"/>
        <w:contextualSpacing w:val="0"/>
        <w:rPr>
          <w:rFonts w:ascii="Arial" w:hAnsi="Arial" w:cs="Arial"/>
          <w:b/>
          <w:color w:val="000000" w:themeColor="text1"/>
          <w:sz w:val="32"/>
        </w:rPr>
      </w:pPr>
      <w:r w:rsidRPr="001A024A">
        <w:rPr>
          <w:rFonts w:ascii="Arial" w:hAnsi="Arial" w:cs="Arial"/>
          <w:b/>
          <w:color w:val="000000" w:themeColor="text1"/>
          <w:sz w:val="32"/>
        </w:rPr>
        <w:t>Technical</w:t>
      </w:r>
      <w:r w:rsidRPr="001A024A">
        <w:rPr>
          <w:rFonts w:ascii="Arial" w:hAnsi="Arial" w:cs="Arial"/>
          <w:b/>
          <w:color w:val="000000" w:themeColor="text1"/>
          <w:spacing w:val="1"/>
          <w:sz w:val="32"/>
        </w:rPr>
        <w:t xml:space="preserve"> </w:t>
      </w:r>
      <w:r w:rsidRPr="001A024A">
        <w:rPr>
          <w:rFonts w:ascii="Arial" w:hAnsi="Arial" w:cs="Arial"/>
          <w:b/>
          <w:color w:val="000000" w:themeColor="text1"/>
          <w:sz w:val="32"/>
        </w:rPr>
        <w:t>specifications</w:t>
      </w:r>
    </w:p>
    <w:p w14:paraId="3FBAAA5F" w14:textId="77777777" w:rsidR="008C3F80" w:rsidRPr="001A024A" w:rsidRDefault="008C3F80" w:rsidP="008C3F80">
      <w:pPr>
        <w:spacing w:before="27"/>
        <w:ind w:left="126"/>
        <w:rPr>
          <w:rFonts w:ascii="Arial" w:hAnsi="Arial" w:cs="Arial"/>
          <w:b/>
          <w:color w:val="000000" w:themeColor="text1"/>
          <w:sz w:val="28"/>
        </w:rPr>
      </w:pPr>
      <w:r w:rsidRPr="001A024A">
        <w:rPr>
          <w:rFonts w:ascii="Arial" w:hAnsi="Arial" w:cs="Arial"/>
          <w:b/>
          <w:color w:val="000000" w:themeColor="text1"/>
          <w:sz w:val="28"/>
        </w:rPr>
        <w:t>Dataset</w:t>
      </w:r>
    </w:p>
    <w:p w14:paraId="7726CA09" w14:textId="77777777" w:rsidR="008C3F80" w:rsidRPr="001A024A" w:rsidRDefault="008C3F80" w:rsidP="008C3F80">
      <w:pPr>
        <w:rPr>
          <w:rFonts w:ascii="Arial" w:hAnsi="Arial" w:cs="Arial"/>
          <w:b/>
          <w:bCs/>
          <w:color w:val="000000" w:themeColor="text1"/>
          <w:sz w:val="32"/>
          <w:szCs w:val="32"/>
        </w:rPr>
      </w:pPr>
    </w:p>
    <w:p w14:paraId="2621BF12"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noProof/>
          <w:color w:val="000000" w:themeColor="text1"/>
          <w:sz w:val="32"/>
          <w:szCs w:val="32"/>
        </w:rPr>
        <w:lastRenderedPageBreak/>
        <w:drawing>
          <wp:inline distT="0" distB="0" distL="0" distR="0" wp14:anchorId="2D4B0C10" wp14:editId="331A895F">
            <wp:extent cx="617855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265481" cy="3709062"/>
                    </a:xfrm>
                    <a:prstGeom prst="rect">
                      <a:avLst/>
                    </a:prstGeom>
                  </pic:spPr>
                </pic:pic>
              </a:graphicData>
            </a:graphic>
          </wp:inline>
        </w:drawing>
      </w:r>
    </w:p>
    <w:p w14:paraId="77ABDC7E" w14:textId="77777777" w:rsidR="008C3F80" w:rsidRPr="001A024A" w:rsidRDefault="008C3F80" w:rsidP="008C3F80">
      <w:pPr>
        <w:rPr>
          <w:rFonts w:ascii="Arial" w:hAnsi="Arial" w:cs="Arial"/>
          <w:b/>
          <w:bCs/>
          <w:color w:val="000000" w:themeColor="text1"/>
          <w:sz w:val="32"/>
          <w:szCs w:val="32"/>
        </w:rPr>
      </w:pPr>
    </w:p>
    <w:p w14:paraId="1736CE81" w14:textId="77777777" w:rsidR="008C3F80" w:rsidRPr="001A024A" w:rsidRDefault="008C3F80" w:rsidP="008C3F80">
      <w:pPr>
        <w:rPr>
          <w:rFonts w:ascii="Arial" w:hAnsi="Arial" w:cs="Arial"/>
          <w:color w:val="000000" w:themeColor="text1"/>
          <w:sz w:val="32"/>
          <w:szCs w:val="32"/>
        </w:rPr>
      </w:pPr>
      <w:r w:rsidRPr="001A024A">
        <w:rPr>
          <w:rFonts w:ascii="Arial" w:hAnsi="Arial" w:cs="Arial"/>
          <w:b/>
          <w:bCs/>
          <w:color w:val="000000" w:themeColor="text1"/>
          <w:sz w:val="32"/>
          <w:szCs w:val="32"/>
        </w:rPr>
        <w:t xml:space="preserve">        Problem statement </w:t>
      </w:r>
    </w:p>
    <w:p w14:paraId="2C9CE0BD" w14:textId="77777777" w:rsidR="008C3F80" w:rsidRPr="001A024A" w:rsidRDefault="008C3F80" w:rsidP="008C3F80">
      <w:pPr>
        <w:ind w:left="720"/>
        <w:rPr>
          <w:rFonts w:ascii="Arial" w:hAnsi="Arial" w:cs="Arial"/>
          <w:color w:val="000000" w:themeColor="text1"/>
          <w:sz w:val="32"/>
          <w:szCs w:val="32"/>
        </w:rPr>
      </w:pPr>
    </w:p>
    <w:p w14:paraId="19667D24" w14:textId="77777777" w:rsidR="008C3F80" w:rsidRPr="001A024A" w:rsidRDefault="008C3F80" w:rsidP="008C3F80">
      <w:pPr>
        <w:ind w:left="720"/>
        <w:rPr>
          <w:rFonts w:ascii="Arial" w:hAnsi="Arial" w:cs="Arial"/>
          <w:color w:val="000000" w:themeColor="text1"/>
          <w:sz w:val="28"/>
          <w:szCs w:val="28"/>
        </w:rPr>
      </w:pPr>
      <w:r w:rsidRPr="001A024A">
        <w:rPr>
          <w:rFonts w:ascii="Arial" w:hAnsi="Arial" w:cs="Arial"/>
          <w:color w:val="000000" w:themeColor="text1"/>
          <w:sz w:val="28"/>
          <w:szCs w:val="28"/>
        </w:rPr>
        <w:t xml:space="preserve">       The online food ordering market includes foods prepared by restaurants, prepared by         independent people, and groceries being ordered online and then picked up or delivered. The first online food ordering service, World Wide Waiter (now known as Waiter.com), was founded in 1995. Online food ordering is the process of ordering food from a website or other application. The product can be either ready-to-eat food or food that has not been specially prepared for direction consumption.</w:t>
      </w:r>
    </w:p>
    <w:p w14:paraId="0BDB96B0" w14:textId="77777777" w:rsidR="008C3F80" w:rsidRPr="001A024A" w:rsidRDefault="008C3F80" w:rsidP="008C3F80">
      <w:pPr>
        <w:rPr>
          <w:rFonts w:ascii="Arial" w:hAnsi="Arial" w:cs="Arial"/>
          <w:b/>
          <w:bCs/>
          <w:color w:val="000000" w:themeColor="text1"/>
          <w:sz w:val="28"/>
          <w:szCs w:val="28"/>
        </w:rPr>
      </w:pPr>
    </w:p>
    <w:p w14:paraId="023091CB" w14:textId="77777777" w:rsidR="008C3F80" w:rsidRPr="001A024A" w:rsidRDefault="008C3F80" w:rsidP="008C3F80">
      <w:pPr>
        <w:rPr>
          <w:rFonts w:ascii="Arial" w:hAnsi="Arial" w:cs="Arial"/>
          <w:b/>
          <w:bCs/>
          <w:color w:val="000000" w:themeColor="text1"/>
          <w:sz w:val="32"/>
          <w:szCs w:val="32"/>
        </w:rPr>
      </w:pPr>
    </w:p>
    <w:p w14:paraId="1C55C089" w14:textId="77777777" w:rsidR="008C3F80" w:rsidRPr="001A024A" w:rsidRDefault="008C3F80" w:rsidP="008C3F80">
      <w:pPr>
        <w:rPr>
          <w:rFonts w:ascii="Arial" w:hAnsi="Arial" w:cs="Arial"/>
          <w:b/>
          <w:bCs/>
          <w:color w:val="000000" w:themeColor="text1"/>
          <w:sz w:val="32"/>
          <w:szCs w:val="32"/>
        </w:rPr>
      </w:pPr>
    </w:p>
    <w:p w14:paraId="20C80C8F" w14:textId="77777777" w:rsidR="008C3F80" w:rsidRPr="001A024A" w:rsidRDefault="008C3F80" w:rsidP="008C3F80">
      <w:pPr>
        <w:rPr>
          <w:rFonts w:ascii="Arial" w:hAnsi="Arial" w:cs="Arial"/>
          <w:b/>
          <w:bCs/>
          <w:color w:val="000000" w:themeColor="text1"/>
          <w:sz w:val="32"/>
          <w:szCs w:val="32"/>
        </w:rPr>
      </w:pPr>
    </w:p>
    <w:p w14:paraId="35968AB0" w14:textId="77777777" w:rsidR="008C3F80" w:rsidRPr="001A024A" w:rsidRDefault="008C3F80" w:rsidP="008C3F80">
      <w:pPr>
        <w:rPr>
          <w:rFonts w:ascii="Arial" w:hAnsi="Arial" w:cs="Arial"/>
          <w:b/>
          <w:bCs/>
          <w:color w:val="000000" w:themeColor="text1"/>
          <w:sz w:val="32"/>
          <w:szCs w:val="32"/>
        </w:rPr>
      </w:pPr>
    </w:p>
    <w:p w14:paraId="6B535960"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lastRenderedPageBreak/>
        <w:t>2. Architecture</w:t>
      </w:r>
    </w:p>
    <w:p w14:paraId="7798B71A" w14:textId="77777777" w:rsidR="008C3F80" w:rsidRPr="001A024A" w:rsidRDefault="008C3F80" w:rsidP="008C3F80">
      <w:pPr>
        <w:rPr>
          <w:rFonts w:ascii="Arial" w:hAnsi="Arial" w:cs="Arial"/>
          <w:b/>
          <w:bCs/>
          <w:color w:val="000000" w:themeColor="text1"/>
          <w:sz w:val="32"/>
          <w:szCs w:val="32"/>
        </w:rPr>
      </w:pPr>
    </w:p>
    <w:p w14:paraId="38B54AC5"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noProof/>
          <w:color w:val="000000" w:themeColor="text1"/>
        </w:rPr>
        <w:drawing>
          <wp:inline distT="0" distB="0" distL="0" distR="0" wp14:anchorId="1C14C6E6" wp14:editId="641F20AC">
            <wp:extent cx="5731510" cy="1822450"/>
            <wp:effectExtent l="0" t="0" r="2540" b="635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1E0237D1" w14:textId="77777777" w:rsidR="008C3F80" w:rsidRPr="001A024A" w:rsidRDefault="008C3F80" w:rsidP="008C3F80">
      <w:pPr>
        <w:rPr>
          <w:rFonts w:ascii="Arial" w:hAnsi="Arial" w:cs="Arial"/>
          <w:b/>
          <w:bCs/>
          <w:color w:val="000000" w:themeColor="text1"/>
          <w:sz w:val="32"/>
          <w:szCs w:val="32"/>
        </w:rPr>
      </w:pPr>
    </w:p>
    <w:p w14:paraId="56241501"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t>Tableau Server Architecture</w:t>
      </w:r>
    </w:p>
    <w:p w14:paraId="4146BD87" w14:textId="77777777" w:rsidR="008C3F80" w:rsidRPr="001A024A" w:rsidRDefault="008C3F80" w:rsidP="008C3F80">
      <w:pPr>
        <w:rPr>
          <w:rFonts w:ascii="Arial" w:hAnsi="Arial" w:cs="Arial"/>
          <w:b/>
          <w:bCs/>
          <w:color w:val="000000" w:themeColor="text1"/>
          <w:sz w:val="32"/>
          <w:szCs w:val="32"/>
        </w:rPr>
      </w:pPr>
    </w:p>
    <w:p w14:paraId="51E1A8AD" w14:textId="77777777" w:rsidR="008C3F80" w:rsidRPr="001A024A" w:rsidRDefault="008C3F80" w:rsidP="008C3F80">
      <w:pPr>
        <w:rPr>
          <w:rFonts w:ascii="Arial" w:hAnsi="Arial" w:cs="Arial"/>
          <w:b/>
          <w:bCs/>
          <w:color w:val="000000" w:themeColor="text1"/>
          <w:sz w:val="32"/>
          <w:szCs w:val="32"/>
        </w:rPr>
      </w:pPr>
    </w:p>
    <w:p w14:paraId="5910DD5F" w14:textId="77777777" w:rsidR="008C3F80" w:rsidRPr="001A024A" w:rsidRDefault="008C3F80" w:rsidP="008C3F80">
      <w:pPr>
        <w:ind w:left="720"/>
        <w:rPr>
          <w:rFonts w:ascii="Arial" w:hAnsi="Arial" w:cs="Arial"/>
          <w:b/>
          <w:bCs/>
          <w:color w:val="000000" w:themeColor="text1"/>
          <w:sz w:val="32"/>
          <w:szCs w:val="32"/>
        </w:rPr>
      </w:pPr>
      <w:r w:rsidRPr="001A024A">
        <w:rPr>
          <w:rFonts w:ascii="Arial" w:hAnsi="Arial" w:cs="Arial"/>
          <w:b/>
          <w:bCs/>
          <w:color w:val="000000" w:themeColor="text1"/>
          <w:sz w:val="32"/>
          <w:szCs w:val="32"/>
        </w:rPr>
        <w:t>Architecture Description</w:t>
      </w:r>
    </w:p>
    <w:p w14:paraId="77096E42" w14:textId="77777777" w:rsidR="008C3F80" w:rsidRPr="001A024A" w:rsidRDefault="008C3F80" w:rsidP="008C3F80">
      <w:pPr>
        <w:pStyle w:val="ListParagraph"/>
        <w:widowControl w:val="0"/>
        <w:numPr>
          <w:ilvl w:val="1"/>
          <w:numId w:val="44"/>
        </w:numPr>
        <w:tabs>
          <w:tab w:val="left" w:pos="1393"/>
        </w:tabs>
        <w:autoSpaceDE w:val="0"/>
        <w:autoSpaceDN w:val="0"/>
        <w:spacing w:line="240" w:lineRule="auto"/>
        <w:contextualSpacing w:val="0"/>
        <w:rPr>
          <w:rFonts w:ascii="Arial" w:hAnsi="Arial" w:cs="Arial"/>
          <w:b/>
          <w:color w:val="000000" w:themeColor="text1"/>
          <w:sz w:val="32"/>
        </w:rPr>
      </w:pPr>
      <w:r w:rsidRPr="001A024A">
        <w:rPr>
          <w:rFonts w:ascii="Arial" w:hAnsi="Arial" w:cs="Arial"/>
          <w:b/>
          <w:color w:val="000000" w:themeColor="text1"/>
          <w:sz w:val="32"/>
        </w:rPr>
        <w:t>Architecture</w:t>
      </w:r>
      <w:r w:rsidRPr="001A024A">
        <w:rPr>
          <w:rFonts w:ascii="Arial" w:hAnsi="Arial" w:cs="Arial"/>
          <w:b/>
          <w:color w:val="000000" w:themeColor="text1"/>
          <w:spacing w:val="1"/>
          <w:sz w:val="32"/>
        </w:rPr>
        <w:t xml:space="preserve"> </w:t>
      </w:r>
      <w:r w:rsidRPr="001A024A">
        <w:rPr>
          <w:rFonts w:ascii="Arial" w:hAnsi="Arial" w:cs="Arial"/>
          <w:b/>
          <w:color w:val="000000" w:themeColor="text1"/>
          <w:sz w:val="32"/>
        </w:rPr>
        <w:t>Description</w:t>
      </w:r>
    </w:p>
    <w:p w14:paraId="3FD7D7A2" w14:textId="77777777" w:rsidR="008C3F80" w:rsidRPr="001A024A" w:rsidRDefault="008C3F80" w:rsidP="008C3F80">
      <w:pPr>
        <w:pStyle w:val="ListParagraph"/>
        <w:widowControl w:val="0"/>
        <w:numPr>
          <w:ilvl w:val="2"/>
          <w:numId w:val="44"/>
        </w:numPr>
        <w:tabs>
          <w:tab w:val="left" w:pos="1489"/>
        </w:tabs>
        <w:autoSpaceDE w:val="0"/>
        <w:autoSpaceDN w:val="0"/>
        <w:spacing w:before="322" w:line="261" w:lineRule="auto"/>
        <w:ind w:right="3003" w:hanging="360"/>
        <w:contextualSpacing w:val="0"/>
        <w:rPr>
          <w:rFonts w:ascii="Arial" w:hAnsi="Arial" w:cs="Arial"/>
          <w:color w:val="000000" w:themeColor="text1"/>
        </w:rPr>
      </w:pPr>
      <w:r w:rsidRPr="001A024A">
        <w:rPr>
          <w:rFonts w:ascii="Arial" w:hAnsi="Arial" w:cs="Arial"/>
          <w:b/>
          <w:color w:val="000000" w:themeColor="text1"/>
        </w:rPr>
        <w:t xml:space="preserve">Raw Data Collection </w:t>
      </w:r>
      <w:r w:rsidRPr="001A024A">
        <w:rPr>
          <w:rFonts w:ascii="Arial" w:hAnsi="Arial" w:cs="Arial"/>
          <w:color w:val="000000" w:themeColor="text1"/>
        </w:rPr>
        <w:t>The Dataset was taken from iNeuron’s provided Project Description</w:t>
      </w:r>
      <w:r w:rsidRPr="001A024A">
        <w:rPr>
          <w:rFonts w:ascii="Arial" w:hAnsi="Arial" w:cs="Arial"/>
          <w:color w:val="000000" w:themeColor="text1"/>
          <w:spacing w:val="1"/>
        </w:rPr>
        <w:t xml:space="preserve"> </w:t>
      </w:r>
      <w:r w:rsidRPr="001A024A">
        <w:rPr>
          <w:rFonts w:ascii="Arial" w:hAnsi="Arial" w:cs="Arial"/>
          <w:color w:val="000000" w:themeColor="text1"/>
        </w:rPr>
        <w:t>Document.</w:t>
      </w:r>
    </w:p>
    <w:p w14:paraId="56782CDB" w14:textId="77777777" w:rsidR="008C3F80" w:rsidRPr="001A024A" w:rsidRDefault="008C3F80" w:rsidP="008C3F80">
      <w:pPr>
        <w:pStyle w:val="ListParagraph"/>
        <w:widowControl w:val="0"/>
        <w:tabs>
          <w:tab w:val="left" w:pos="1489"/>
        </w:tabs>
        <w:autoSpaceDE w:val="0"/>
        <w:autoSpaceDN w:val="0"/>
        <w:spacing w:before="322" w:line="261" w:lineRule="auto"/>
        <w:ind w:left="1580" w:right="3003"/>
        <w:contextualSpacing w:val="0"/>
        <w:rPr>
          <w:rFonts w:ascii="Arial" w:hAnsi="Arial" w:cs="Arial"/>
          <w:color w:val="000000" w:themeColor="text1"/>
        </w:rPr>
      </w:pPr>
    </w:p>
    <w:p w14:paraId="5B5DA094" w14:textId="77777777" w:rsidR="008C3F80" w:rsidRPr="001A024A" w:rsidRDefault="008C3F80" w:rsidP="008C3F80">
      <w:pPr>
        <w:pStyle w:val="BodyText"/>
        <w:spacing w:before="7"/>
        <w:rPr>
          <w:rFonts w:ascii="Arial" w:hAnsi="Arial" w:cs="Arial"/>
          <w:color w:val="000000" w:themeColor="text1"/>
        </w:rPr>
      </w:pPr>
      <w:hyperlink r:id="rId30" w:history="1">
        <w:r w:rsidRPr="001A024A">
          <w:rPr>
            <w:rStyle w:val="Hyperlink"/>
            <w:rFonts w:ascii="Arial" w:hAnsi="Arial" w:cs="Arial"/>
            <w:color w:val="000000" w:themeColor="text1"/>
          </w:rPr>
          <w:t>ETL - Google Drive</w:t>
        </w:r>
      </w:hyperlink>
    </w:p>
    <w:p w14:paraId="31E6317F" w14:textId="77777777" w:rsidR="008C3F80" w:rsidRPr="001A024A" w:rsidRDefault="008C3F80" w:rsidP="008C3F80">
      <w:pPr>
        <w:pStyle w:val="BodyText"/>
        <w:spacing w:before="7"/>
        <w:rPr>
          <w:rFonts w:ascii="Arial" w:hAnsi="Arial" w:cs="Arial"/>
          <w:color w:val="000000" w:themeColor="text1"/>
        </w:rPr>
      </w:pPr>
    </w:p>
    <w:p w14:paraId="6705A5E8" w14:textId="77777777" w:rsidR="008C3F80" w:rsidRPr="001A024A" w:rsidRDefault="008C3F80" w:rsidP="008C3F80">
      <w:pPr>
        <w:pStyle w:val="Heading3"/>
        <w:numPr>
          <w:ilvl w:val="2"/>
          <w:numId w:val="44"/>
        </w:numPr>
        <w:tabs>
          <w:tab w:val="left" w:pos="1460"/>
        </w:tabs>
        <w:spacing w:before="93"/>
        <w:ind w:left="1459" w:hanging="730"/>
        <w:jc w:val="both"/>
        <w:rPr>
          <w:rFonts w:ascii="Arial" w:hAnsi="Arial" w:cs="Arial"/>
          <w:color w:val="000000" w:themeColor="text1"/>
        </w:rPr>
      </w:pPr>
      <w:r w:rsidRPr="001A024A">
        <w:rPr>
          <w:rFonts w:ascii="Arial" w:hAnsi="Arial" w:cs="Arial"/>
          <w:color w:val="000000" w:themeColor="text1"/>
        </w:rPr>
        <w:t>Data</w:t>
      </w:r>
      <w:r w:rsidRPr="001A024A">
        <w:rPr>
          <w:rFonts w:ascii="Arial" w:hAnsi="Arial" w:cs="Arial"/>
          <w:color w:val="000000" w:themeColor="text1"/>
          <w:spacing w:val="-3"/>
        </w:rPr>
        <w:t xml:space="preserve"> </w:t>
      </w:r>
      <w:r w:rsidRPr="001A024A">
        <w:rPr>
          <w:rFonts w:ascii="Arial" w:hAnsi="Arial" w:cs="Arial"/>
          <w:color w:val="000000" w:themeColor="text1"/>
        </w:rPr>
        <w:t>Pre-Processing</w:t>
      </w:r>
    </w:p>
    <w:p w14:paraId="5EBAAE24" w14:textId="77777777" w:rsidR="008C3F80" w:rsidRPr="001A024A" w:rsidRDefault="008C3F80" w:rsidP="008C3F80">
      <w:pPr>
        <w:pStyle w:val="BodyText"/>
        <w:spacing w:before="23" w:line="259" w:lineRule="auto"/>
        <w:ind w:left="1590" w:right="1332" w:hanging="10"/>
        <w:rPr>
          <w:rFonts w:ascii="Arial" w:hAnsi="Arial" w:cs="Arial"/>
          <w:color w:val="000000" w:themeColor="text1"/>
        </w:rPr>
      </w:pPr>
      <w:r w:rsidRPr="001A024A">
        <w:rPr>
          <w:rFonts w:ascii="Arial" w:hAnsi="Arial" w:cs="Arial"/>
          <w:color w:val="000000" w:themeColor="text1"/>
        </w:rPr>
        <w:t>Before building any model, it is crucial to perform data pre-processing to feed the correct data to the model to learn and predict. Model performance depends on the quality of data feeded to the model to train.</w:t>
      </w:r>
    </w:p>
    <w:p w14:paraId="3AB77465" w14:textId="77777777" w:rsidR="008C3F80" w:rsidRPr="001A024A" w:rsidRDefault="008C3F80" w:rsidP="008C3F80">
      <w:pPr>
        <w:pStyle w:val="BodyText"/>
        <w:spacing w:before="6"/>
        <w:ind w:left="1580"/>
        <w:rPr>
          <w:rFonts w:ascii="Arial" w:hAnsi="Arial" w:cs="Arial"/>
          <w:color w:val="000000" w:themeColor="text1"/>
        </w:rPr>
      </w:pPr>
      <w:r w:rsidRPr="001A024A">
        <w:rPr>
          <w:rFonts w:ascii="Arial" w:hAnsi="Arial" w:cs="Arial"/>
          <w:color w:val="000000" w:themeColor="text1"/>
        </w:rPr>
        <w:t>This Process includes-</w:t>
      </w:r>
    </w:p>
    <w:p w14:paraId="2AF90DF3" w14:textId="77777777" w:rsidR="008C3F80" w:rsidRPr="001A024A" w:rsidRDefault="008C3F80" w:rsidP="008C3F80">
      <w:pPr>
        <w:pStyle w:val="ListParagraph"/>
        <w:widowControl w:val="0"/>
        <w:numPr>
          <w:ilvl w:val="3"/>
          <w:numId w:val="44"/>
        </w:numPr>
        <w:tabs>
          <w:tab w:val="left" w:pos="2421"/>
        </w:tabs>
        <w:autoSpaceDE w:val="0"/>
        <w:autoSpaceDN w:val="0"/>
        <w:spacing w:before="23" w:line="240" w:lineRule="auto"/>
        <w:ind w:hanging="361"/>
        <w:contextualSpacing w:val="0"/>
        <w:rPr>
          <w:rFonts w:ascii="Arial" w:hAnsi="Arial" w:cs="Arial"/>
          <w:color w:val="000000" w:themeColor="text1"/>
        </w:rPr>
      </w:pPr>
      <w:r w:rsidRPr="001A024A">
        <w:rPr>
          <w:rFonts w:ascii="Arial" w:hAnsi="Arial" w:cs="Arial"/>
          <w:color w:val="000000" w:themeColor="text1"/>
        </w:rPr>
        <w:t>Handling Null/Missing</w:t>
      </w:r>
      <w:r w:rsidRPr="001A024A">
        <w:rPr>
          <w:rFonts w:ascii="Arial" w:hAnsi="Arial" w:cs="Arial"/>
          <w:color w:val="000000" w:themeColor="text1"/>
          <w:spacing w:val="-1"/>
        </w:rPr>
        <w:t xml:space="preserve"> </w:t>
      </w:r>
      <w:r w:rsidRPr="001A024A">
        <w:rPr>
          <w:rFonts w:ascii="Arial" w:hAnsi="Arial" w:cs="Arial"/>
          <w:color w:val="000000" w:themeColor="text1"/>
        </w:rPr>
        <w:t>Values</w:t>
      </w:r>
    </w:p>
    <w:p w14:paraId="2F98F327" w14:textId="77777777" w:rsidR="008C3F80" w:rsidRPr="001A024A" w:rsidRDefault="008C3F80" w:rsidP="008C3F80">
      <w:pPr>
        <w:pStyle w:val="ListParagraph"/>
        <w:widowControl w:val="0"/>
        <w:numPr>
          <w:ilvl w:val="3"/>
          <w:numId w:val="44"/>
        </w:numPr>
        <w:tabs>
          <w:tab w:val="left" w:pos="2421"/>
        </w:tabs>
        <w:autoSpaceDE w:val="0"/>
        <w:autoSpaceDN w:val="0"/>
        <w:spacing w:before="25" w:line="240" w:lineRule="auto"/>
        <w:ind w:hanging="361"/>
        <w:contextualSpacing w:val="0"/>
        <w:rPr>
          <w:rFonts w:ascii="Arial" w:hAnsi="Arial" w:cs="Arial"/>
          <w:color w:val="000000" w:themeColor="text1"/>
        </w:rPr>
      </w:pPr>
      <w:r w:rsidRPr="001A024A">
        <w:rPr>
          <w:rFonts w:ascii="Arial" w:hAnsi="Arial" w:cs="Arial"/>
          <w:color w:val="000000" w:themeColor="text1"/>
        </w:rPr>
        <w:t>Handling Skewed</w:t>
      </w:r>
      <w:r w:rsidRPr="001A024A">
        <w:rPr>
          <w:rFonts w:ascii="Arial" w:hAnsi="Arial" w:cs="Arial"/>
          <w:color w:val="000000" w:themeColor="text1"/>
          <w:spacing w:val="-1"/>
        </w:rPr>
        <w:t xml:space="preserve"> </w:t>
      </w:r>
      <w:r w:rsidRPr="001A024A">
        <w:rPr>
          <w:rFonts w:ascii="Arial" w:hAnsi="Arial" w:cs="Arial"/>
          <w:color w:val="000000" w:themeColor="text1"/>
        </w:rPr>
        <w:t>Data</w:t>
      </w:r>
    </w:p>
    <w:p w14:paraId="19B4EAC6" w14:textId="77777777" w:rsidR="008C3F80" w:rsidRPr="001A024A" w:rsidRDefault="008C3F80" w:rsidP="008C3F80">
      <w:pPr>
        <w:pStyle w:val="ListParagraph"/>
        <w:widowControl w:val="0"/>
        <w:numPr>
          <w:ilvl w:val="3"/>
          <w:numId w:val="44"/>
        </w:numPr>
        <w:tabs>
          <w:tab w:val="left" w:pos="2421"/>
        </w:tabs>
        <w:autoSpaceDE w:val="0"/>
        <w:autoSpaceDN w:val="0"/>
        <w:spacing w:before="26" w:line="240" w:lineRule="auto"/>
        <w:ind w:hanging="361"/>
        <w:contextualSpacing w:val="0"/>
        <w:rPr>
          <w:rFonts w:ascii="Arial" w:hAnsi="Arial" w:cs="Arial"/>
          <w:color w:val="000000" w:themeColor="text1"/>
        </w:rPr>
      </w:pPr>
      <w:r w:rsidRPr="001A024A">
        <w:rPr>
          <w:rFonts w:ascii="Arial" w:hAnsi="Arial" w:cs="Arial"/>
          <w:color w:val="000000" w:themeColor="text1"/>
        </w:rPr>
        <w:t>Outliers Detection and</w:t>
      </w:r>
      <w:r w:rsidRPr="001A024A">
        <w:rPr>
          <w:rFonts w:ascii="Arial" w:hAnsi="Arial" w:cs="Arial"/>
          <w:color w:val="000000" w:themeColor="text1"/>
          <w:spacing w:val="-4"/>
        </w:rPr>
        <w:t xml:space="preserve"> </w:t>
      </w:r>
      <w:r w:rsidRPr="001A024A">
        <w:rPr>
          <w:rFonts w:ascii="Arial" w:hAnsi="Arial" w:cs="Arial"/>
          <w:color w:val="000000" w:themeColor="text1"/>
        </w:rPr>
        <w:t>Removal</w:t>
      </w:r>
    </w:p>
    <w:p w14:paraId="4C9F6BF8" w14:textId="77777777" w:rsidR="008C3F80" w:rsidRPr="001A024A" w:rsidRDefault="008C3F80" w:rsidP="008C3F80">
      <w:pPr>
        <w:pStyle w:val="BodyText"/>
        <w:spacing w:before="3"/>
        <w:rPr>
          <w:rFonts w:ascii="Arial" w:hAnsi="Arial" w:cs="Arial"/>
          <w:color w:val="000000" w:themeColor="text1"/>
          <w:sz w:val="27"/>
        </w:rPr>
      </w:pPr>
    </w:p>
    <w:p w14:paraId="1AFDF239" w14:textId="77777777" w:rsidR="008C3F80" w:rsidRPr="001A024A" w:rsidRDefault="008C3F80" w:rsidP="008C3F80">
      <w:pPr>
        <w:pStyle w:val="Heading3"/>
        <w:numPr>
          <w:ilvl w:val="2"/>
          <w:numId w:val="44"/>
        </w:numPr>
        <w:tabs>
          <w:tab w:val="left" w:pos="1460"/>
        </w:tabs>
        <w:ind w:left="1459" w:hanging="730"/>
        <w:jc w:val="both"/>
        <w:rPr>
          <w:rFonts w:ascii="Arial" w:hAnsi="Arial" w:cs="Arial"/>
          <w:color w:val="000000" w:themeColor="text1"/>
        </w:rPr>
      </w:pPr>
      <w:r w:rsidRPr="001A024A">
        <w:rPr>
          <w:rFonts w:ascii="Arial" w:hAnsi="Arial" w:cs="Arial"/>
          <w:color w:val="000000" w:themeColor="text1"/>
        </w:rPr>
        <w:lastRenderedPageBreak/>
        <w:t>Data</w:t>
      </w:r>
      <w:r w:rsidRPr="001A024A">
        <w:rPr>
          <w:rFonts w:ascii="Arial" w:hAnsi="Arial" w:cs="Arial"/>
          <w:color w:val="000000" w:themeColor="text1"/>
          <w:spacing w:val="-1"/>
        </w:rPr>
        <w:t xml:space="preserve"> </w:t>
      </w:r>
      <w:r w:rsidRPr="001A024A">
        <w:rPr>
          <w:rFonts w:ascii="Arial" w:hAnsi="Arial" w:cs="Arial"/>
          <w:color w:val="000000" w:themeColor="text1"/>
        </w:rPr>
        <w:t>Cleaning</w:t>
      </w:r>
    </w:p>
    <w:p w14:paraId="1B42221E" w14:textId="77777777" w:rsidR="008C3F80" w:rsidRPr="001A024A" w:rsidRDefault="008C3F80" w:rsidP="008C3F80">
      <w:pPr>
        <w:pStyle w:val="BodyText"/>
        <w:spacing w:before="24" w:line="259" w:lineRule="auto"/>
        <w:ind w:left="1590" w:right="2186" w:hanging="10"/>
        <w:rPr>
          <w:rFonts w:ascii="Arial" w:hAnsi="Arial" w:cs="Arial"/>
          <w:color w:val="000000" w:themeColor="text1"/>
        </w:rPr>
      </w:pPr>
      <w:r w:rsidRPr="001A024A">
        <w:rPr>
          <w:rFonts w:ascii="Arial" w:hAnsi="Arial" w:cs="Arial"/>
          <w:color w:val="000000" w:themeColor="text1"/>
        </w:rPr>
        <w:t>Data cleaning is the process of fixing or removing incorrect, corrupted, incorrectly formatted, duplicate, or incomplete data within a dataset.</w:t>
      </w:r>
    </w:p>
    <w:p w14:paraId="53238F38" w14:textId="77777777" w:rsidR="008C3F80" w:rsidRPr="001A024A" w:rsidRDefault="008C3F80" w:rsidP="008C3F80">
      <w:pPr>
        <w:pStyle w:val="ListParagraph"/>
        <w:widowControl w:val="0"/>
        <w:numPr>
          <w:ilvl w:val="3"/>
          <w:numId w:val="44"/>
        </w:numPr>
        <w:tabs>
          <w:tab w:val="left" w:pos="2361"/>
        </w:tabs>
        <w:autoSpaceDE w:val="0"/>
        <w:autoSpaceDN w:val="0"/>
        <w:spacing w:before="4" w:line="240" w:lineRule="auto"/>
        <w:ind w:left="2360" w:hanging="361"/>
        <w:contextualSpacing w:val="0"/>
        <w:rPr>
          <w:rFonts w:ascii="Arial" w:hAnsi="Arial" w:cs="Arial"/>
          <w:color w:val="000000" w:themeColor="text1"/>
        </w:rPr>
      </w:pPr>
      <w:r w:rsidRPr="001A024A">
        <w:rPr>
          <w:rFonts w:ascii="Arial" w:hAnsi="Arial" w:cs="Arial"/>
          <w:color w:val="000000" w:themeColor="text1"/>
        </w:rPr>
        <w:t>Remove duplicate or irrelevant</w:t>
      </w:r>
      <w:r w:rsidRPr="001A024A">
        <w:rPr>
          <w:rFonts w:ascii="Arial" w:hAnsi="Arial" w:cs="Arial"/>
          <w:color w:val="000000" w:themeColor="text1"/>
          <w:spacing w:val="-3"/>
        </w:rPr>
        <w:t xml:space="preserve"> </w:t>
      </w:r>
      <w:r w:rsidRPr="001A024A">
        <w:rPr>
          <w:rFonts w:ascii="Arial" w:hAnsi="Arial" w:cs="Arial"/>
          <w:color w:val="000000" w:themeColor="text1"/>
        </w:rPr>
        <w:t>observations</w:t>
      </w:r>
    </w:p>
    <w:p w14:paraId="163A4BA3" w14:textId="77777777" w:rsidR="008C3F80" w:rsidRPr="001A024A" w:rsidRDefault="008C3F80" w:rsidP="008C3F80">
      <w:pPr>
        <w:pStyle w:val="ListParagraph"/>
        <w:widowControl w:val="0"/>
        <w:numPr>
          <w:ilvl w:val="3"/>
          <w:numId w:val="44"/>
        </w:numPr>
        <w:tabs>
          <w:tab w:val="left" w:pos="2361"/>
        </w:tabs>
        <w:autoSpaceDE w:val="0"/>
        <w:autoSpaceDN w:val="0"/>
        <w:spacing w:before="25" w:line="240" w:lineRule="auto"/>
        <w:ind w:left="2360" w:hanging="361"/>
        <w:contextualSpacing w:val="0"/>
        <w:rPr>
          <w:rFonts w:ascii="Arial" w:hAnsi="Arial" w:cs="Arial"/>
          <w:color w:val="000000" w:themeColor="text1"/>
        </w:rPr>
      </w:pPr>
      <w:r w:rsidRPr="001A024A">
        <w:rPr>
          <w:rFonts w:ascii="Arial" w:hAnsi="Arial" w:cs="Arial"/>
          <w:color w:val="000000" w:themeColor="text1"/>
        </w:rPr>
        <w:t>Filter unwanted</w:t>
      </w:r>
      <w:r w:rsidRPr="001A024A">
        <w:rPr>
          <w:rFonts w:ascii="Arial" w:hAnsi="Arial" w:cs="Arial"/>
          <w:color w:val="000000" w:themeColor="text1"/>
          <w:spacing w:val="-2"/>
        </w:rPr>
        <w:t xml:space="preserve"> </w:t>
      </w:r>
      <w:r w:rsidRPr="001A024A">
        <w:rPr>
          <w:rFonts w:ascii="Arial" w:hAnsi="Arial" w:cs="Arial"/>
          <w:color w:val="000000" w:themeColor="text1"/>
        </w:rPr>
        <w:t>outliers</w:t>
      </w:r>
    </w:p>
    <w:p w14:paraId="55745C18" w14:textId="77777777" w:rsidR="008C3F80" w:rsidRPr="001A024A" w:rsidRDefault="008C3F80" w:rsidP="008C3F80">
      <w:pPr>
        <w:pStyle w:val="ListParagraph"/>
        <w:widowControl w:val="0"/>
        <w:numPr>
          <w:ilvl w:val="3"/>
          <w:numId w:val="44"/>
        </w:numPr>
        <w:tabs>
          <w:tab w:val="left" w:pos="2361"/>
        </w:tabs>
        <w:autoSpaceDE w:val="0"/>
        <w:autoSpaceDN w:val="0"/>
        <w:spacing w:before="23" w:line="240" w:lineRule="auto"/>
        <w:ind w:left="2360" w:hanging="361"/>
        <w:contextualSpacing w:val="0"/>
        <w:rPr>
          <w:rFonts w:ascii="Arial" w:hAnsi="Arial" w:cs="Arial"/>
          <w:color w:val="000000" w:themeColor="text1"/>
        </w:rPr>
      </w:pPr>
      <w:r w:rsidRPr="001A024A">
        <w:rPr>
          <w:rFonts w:ascii="Arial" w:hAnsi="Arial" w:cs="Arial"/>
          <w:color w:val="000000" w:themeColor="text1"/>
        </w:rPr>
        <w:t>Renaming required</w:t>
      </w:r>
      <w:r w:rsidRPr="001A024A">
        <w:rPr>
          <w:rFonts w:ascii="Arial" w:hAnsi="Arial" w:cs="Arial"/>
          <w:color w:val="000000" w:themeColor="text1"/>
          <w:spacing w:val="-3"/>
        </w:rPr>
        <w:t xml:space="preserve"> </w:t>
      </w:r>
      <w:r w:rsidRPr="001A024A">
        <w:rPr>
          <w:rFonts w:ascii="Arial" w:hAnsi="Arial" w:cs="Arial"/>
          <w:color w:val="000000" w:themeColor="text1"/>
        </w:rPr>
        <w:t>attributes</w:t>
      </w:r>
    </w:p>
    <w:p w14:paraId="6BFDE12E" w14:textId="77777777" w:rsidR="008C3F80" w:rsidRPr="001A024A" w:rsidRDefault="008C3F80" w:rsidP="008C3F80">
      <w:pPr>
        <w:pStyle w:val="BodyText"/>
        <w:rPr>
          <w:rFonts w:ascii="Arial" w:hAnsi="Arial" w:cs="Arial"/>
          <w:color w:val="000000" w:themeColor="text1"/>
        </w:rPr>
      </w:pPr>
    </w:p>
    <w:p w14:paraId="05B48119" w14:textId="77777777" w:rsidR="008C3F80" w:rsidRPr="001A024A" w:rsidRDefault="008C3F80" w:rsidP="008C3F80">
      <w:pPr>
        <w:pStyle w:val="BodyText"/>
        <w:rPr>
          <w:rFonts w:ascii="Arial" w:hAnsi="Arial" w:cs="Arial"/>
          <w:color w:val="000000" w:themeColor="text1"/>
        </w:rPr>
      </w:pPr>
    </w:p>
    <w:p w14:paraId="78C95865" w14:textId="77777777" w:rsidR="008C3F80" w:rsidRPr="001A024A" w:rsidRDefault="008C3F80" w:rsidP="008C3F80">
      <w:pPr>
        <w:pStyle w:val="BodyText"/>
        <w:spacing w:before="5"/>
        <w:rPr>
          <w:rFonts w:ascii="Arial" w:hAnsi="Arial" w:cs="Arial"/>
          <w:color w:val="000000" w:themeColor="text1"/>
          <w:sz w:val="31"/>
        </w:rPr>
      </w:pPr>
    </w:p>
    <w:p w14:paraId="5F51235C" w14:textId="77777777" w:rsidR="008C3F80" w:rsidRPr="001A024A" w:rsidRDefault="008C3F80" w:rsidP="008C3F80">
      <w:pPr>
        <w:pStyle w:val="Heading3"/>
        <w:numPr>
          <w:ilvl w:val="2"/>
          <w:numId w:val="44"/>
        </w:numPr>
        <w:tabs>
          <w:tab w:val="left" w:pos="1460"/>
        </w:tabs>
        <w:spacing w:before="1"/>
        <w:ind w:left="1459" w:hanging="730"/>
        <w:jc w:val="both"/>
        <w:rPr>
          <w:rFonts w:ascii="Arial" w:hAnsi="Arial" w:cs="Arial"/>
          <w:color w:val="000000" w:themeColor="text1"/>
        </w:rPr>
      </w:pPr>
      <w:r w:rsidRPr="001A024A">
        <w:rPr>
          <w:rFonts w:ascii="Arial" w:hAnsi="Arial" w:cs="Arial"/>
          <w:color w:val="000000" w:themeColor="text1"/>
        </w:rPr>
        <w:t>Exploratory Data Analysis (EDA)</w:t>
      </w:r>
    </w:p>
    <w:p w14:paraId="46C66640" w14:textId="77777777" w:rsidR="008C3F80" w:rsidRPr="001A024A" w:rsidRDefault="008C3F80" w:rsidP="008C3F80">
      <w:pPr>
        <w:pStyle w:val="BodyText"/>
        <w:spacing w:before="165" w:line="259" w:lineRule="auto"/>
        <w:ind w:left="1440" w:right="1663"/>
        <w:jc w:val="left"/>
        <w:rPr>
          <w:rFonts w:ascii="Arial" w:hAnsi="Arial" w:cs="Arial"/>
          <w:color w:val="000000" w:themeColor="text1"/>
        </w:rPr>
      </w:pPr>
      <w:r w:rsidRPr="001A024A">
        <w:rPr>
          <w:rFonts w:ascii="Arial" w:hAnsi="Arial" w:cs="Arial"/>
          <w:color w:val="000000" w:themeColor="text1"/>
        </w:rPr>
        <w:t>Exploratory Data Analysis refers to the critical process of performing initial investigations on data to discover patterns, spot anomalies, test hypothesis and to check assumptions with the help of summary statistics and graphical representations.</w:t>
      </w:r>
    </w:p>
    <w:p w14:paraId="444D7952" w14:textId="77777777" w:rsidR="008C3F80" w:rsidRPr="001A024A" w:rsidRDefault="008C3F80" w:rsidP="008C3F80">
      <w:pPr>
        <w:pStyle w:val="BodyText"/>
        <w:spacing w:before="23" w:line="259" w:lineRule="auto"/>
        <w:ind w:left="1590" w:right="1699" w:hanging="10"/>
        <w:rPr>
          <w:rFonts w:ascii="Arial" w:hAnsi="Arial" w:cs="Arial"/>
          <w:color w:val="000000" w:themeColor="text1"/>
        </w:rPr>
        <w:sectPr w:rsidR="008C3F80" w:rsidRPr="001A024A" w:rsidSect="00BE6195">
          <w:pgSz w:w="11910" w:h="16840"/>
          <w:pgMar w:top="1320" w:right="0" w:bottom="1180" w:left="1300" w:header="720" w:footer="993"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sectPr>
      </w:pPr>
    </w:p>
    <w:p w14:paraId="6B3410FC" w14:textId="77777777" w:rsidR="008C3F80" w:rsidRPr="001A024A" w:rsidRDefault="008C3F80" w:rsidP="008C3F80">
      <w:pPr>
        <w:pStyle w:val="BodyText"/>
        <w:spacing w:before="11"/>
        <w:rPr>
          <w:rFonts w:ascii="Arial" w:hAnsi="Arial" w:cs="Arial"/>
          <w:color w:val="000000" w:themeColor="text1"/>
          <w:sz w:val="27"/>
        </w:rPr>
      </w:pPr>
    </w:p>
    <w:p w14:paraId="477C775A" w14:textId="77777777" w:rsidR="008C3F80" w:rsidRPr="001A024A" w:rsidRDefault="008C3F80" w:rsidP="008C3F80">
      <w:pPr>
        <w:pStyle w:val="Heading3"/>
        <w:numPr>
          <w:ilvl w:val="2"/>
          <w:numId w:val="44"/>
        </w:numPr>
        <w:tabs>
          <w:tab w:val="left" w:pos="1461"/>
        </w:tabs>
        <w:ind w:left="1460" w:hanging="270"/>
        <w:jc w:val="both"/>
        <w:rPr>
          <w:rFonts w:ascii="Arial" w:hAnsi="Arial" w:cs="Arial"/>
          <w:color w:val="000000" w:themeColor="text1"/>
        </w:rPr>
      </w:pPr>
      <w:r w:rsidRPr="001A024A">
        <w:rPr>
          <w:rFonts w:ascii="Arial" w:hAnsi="Arial" w:cs="Arial"/>
          <w:color w:val="000000" w:themeColor="text1"/>
        </w:rPr>
        <w:t>Reporting</w:t>
      </w:r>
    </w:p>
    <w:p w14:paraId="0CFB8F71" w14:textId="77777777" w:rsidR="008C3F80" w:rsidRPr="001A024A" w:rsidRDefault="008C3F80" w:rsidP="008C3F80">
      <w:pPr>
        <w:pStyle w:val="BodyText"/>
        <w:spacing w:before="23" w:line="259" w:lineRule="auto"/>
        <w:ind w:left="1590" w:right="1343" w:hanging="10"/>
        <w:rPr>
          <w:rFonts w:ascii="Arial" w:hAnsi="Arial" w:cs="Arial"/>
          <w:color w:val="000000" w:themeColor="text1"/>
        </w:rPr>
      </w:pPr>
      <w:r w:rsidRPr="001A024A">
        <w:rPr>
          <w:rFonts w:ascii="Arial" w:hAnsi="Arial" w:cs="Arial"/>
          <w:color w:val="000000" w:themeColor="text1"/>
        </w:rPr>
        <w:t>Reporting is a most important and underrated skill of a data analytics field. Because being a Data Analyst you should be good in easy and self-explanatory report because your model will be used by many stakeholders who are not from technical background.</w:t>
      </w:r>
    </w:p>
    <w:p w14:paraId="29BA8A10" w14:textId="77777777" w:rsidR="008C3F80" w:rsidRPr="001A024A" w:rsidRDefault="008C3F80" w:rsidP="008C3F80">
      <w:pPr>
        <w:pStyle w:val="ListParagraph"/>
        <w:widowControl w:val="0"/>
        <w:numPr>
          <w:ilvl w:val="3"/>
          <w:numId w:val="44"/>
        </w:numPr>
        <w:tabs>
          <w:tab w:val="left" w:pos="2301"/>
        </w:tabs>
        <w:autoSpaceDE w:val="0"/>
        <w:autoSpaceDN w:val="0"/>
        <w:spacing w:before="4" w:line="240" w:lineRule="auto"/>
        <w:ind w:left="2300" w:hanging="361"/>
        <w:contextualSpacing w:val="0"/>
        <w:rPr>
          <w:rFonts w:ascii="Arial" w:hAnsi="Arial" w:cs="Arial"/>
          <w:color w:val="000000" w:themeColor="text1"/>
        </w:rPr>
      </w:pPr>
      <w:r w:rsidRPr="001A024A">
        <w:rPr>
          <w:rFonts w:ascii="Arial" w:hAnsi="Arial" w:cs="Arial"/>
          <w:color w:val="000000" w:themeColor="text1"/>
        </w:rPr>
        <w:t>High Level Design Document</w:t>
      </w:r>
      <w:r w:rsidRPr="001A024A">
        <w:rPr>
          <w:rFonts w:ascii="Arial" w:hAnsi="Arial" w:cs="Arial"/>
          <w:color w:val="000000" w:themeColor="text1"/>
          <w:spacing w:val="-3"/>
        </w:rPr>
        <w:t xml:space="preserve"> </w:t>
      </w:r>
      <w:r w:rsidRPr="001A024A">
        <w:rPr>
          <w:rFonts w:ascii="Arial" w:hAnsi="Arial" w:cs="Arial"/>
          <w:color w:val="000000" w:themeColor="text1"/>
        </w:rPr>
        <w:t>(HLD)</w:t>
      </w:r>
    </w:p>
    <w:p w14:paraId="744F6180" w14:textId="77777777" w:rsidR="008C3F80" w:rsidRPr="001A024A" w:rsidRDefault="008C3F80" w:rsidP="008C3F80">
      <w:pPr>
        <w:pStyle w:val="ListParagraph"/>
        <w:widowControl w:val="0"/>
        <w:numPr>
          <w:ilvl w:val="3"/>
          <w:numId w:val="44"/>
        </w:numPr>
        <w:tabs>
          <w:tab w:val="left" w:pos="2301"/>
        </w:tabs>
        <w:autoSpaceDE w:val="0"/>
        <w:autoSpaceDN w:val="0"/>
        <w:spacing w:before="26" w:line="240" w:lineRule="auto"/>
        <w:ind w:left="2300" w:hanging="361"/>
        <w:contextualSpacing w:val="0"/>
        <w:rPr>
          <w:rFonts w:ascii="Arial" w:hAnsi="Arial" w:cs="Arial"/>
          <w:color w:val="000000" w:themeColor="text1"/>
        </w:rPr>
      </w:pPr>
      <w:r w:rsidRPr="001A024A">
        <w:rPr>
          <w:rFonts w:ascii="Arial" w:hAnsi="Arial" w:cs="Arial"/>
          <w:color w:val="000000" w:themeColor="text1"/>
        </w:rPr>
        <w:t>Low Level Design Document</w:t>
      </w:r>
      <w:r w:rsidRPr="001A024A">
        <w:rPr>
          <w:rFonts w:ascii="Arial" w:hAnsi="Arial" w:cs="Arial"/>
          <w:color w:val="000000" w:themeColor="text1"/>
          <w:spacing w:val="-3"/>
        </w:rPr>
        <w:t xml:space="preserve"> </w:t>
      </w:r>
      <w:r w:rsidRPr="001A024A">
        <w:rPr>
          <w:rFonts w:ascii="Arial" w:hAnsi="Arial" w:cs="Arial"/>
          <w:color w:val="000000" w:themeColor="text1"/>
        </w:rPr>
        <w:t>(LLD)</w:t>
      </w:r>
    </w:p>
    <w:p w14:paraId="245C559A" w14:textId="77777777" w:rsidR="008C3F80" w:rsidRPr="001A024A" w:rsidRDefault="008C3F80" w:rsidP="008C3F80">
      <w:pPr>
        <w:pStyle w:val="ListParagraph"/>
        <w:widowControl w:val="0"/>
        <w:numPr>
          <w:ilvl w:val="3"/>
          <w:numId w:val="44"/>
        </w:numPr>
        <w:tabs>
          <w:tab w:val="left" w:pos="2301"/>
        </w:tabs>
        <w:autoSpaceDE w:val="0"/>
        <w:autoSpaceDN w:val="0"/>
        <w:spacing w:before="25" w:line="240" w:lineRule="auto"/>
        <w:ind w:left="2300" w:hanging="361"/>
        <w:contextualSpacing w:val="0"/>
        <w:rPr>
          <w:rFonts w:ascii="Arial" w:hAnsi="Arial" w:cs="Arial"/>
          <w:color w:val="000000" w:themeColor="text1"/>
        </w:rPr>
      </w:pPr>
      <w:r w:rsidRPr="001A024A">
        <w:rPr>
          <w:rFonts w:ascii="Arial" w:hAnsi="Arial" w:cs="Arial"/>
          <w:color w:val="000000" w:themeColor="text1"/>
        </w:rPr>
        <w:t>Architecture</w:t>
      </w:r>
    </w:p>
    <w:p w14:paraId="054CB038" w14:textId="77777777" w:rsidR="008C3F80" w:rsidRPr="001A024A" w:rsidRDefault="008C3F80" w:rsidP="008C3F80">
      <w:pPr>
        <w:pStyle w:val="ListParagraph"/>
        <w:widowControl w:val="0"/>
        <w:numPr>
          <w:ilvl w:val="3"/>
          <w:numId w:val="44"/>
        </w:numPr>
        <w:tabs>
          <w:tab w:val="left" w:pos="2301"/>
        </w:tabs>
        <w:autoSpaceDE w:val="0"/>
        <w:autoSpaceDN w:val="0"/>
        <w:spacing w:before="26" w:line="240" w:lineRule="auto"/>
        <w:ind w:left="2300" w:hanging="361"/>
        <w:contextualSpacing w:val="0"/>
        <w:rPr>
          <w:rFonts w:ascii="Arial" w:hAnsi="Arial" w:cs="Arial"/>
          <w:color w:val="000000" w:themeColor="text1"/>
        </w:rPr>
      </w:pPr>
      <w:r w:rsidRPr="001A024A">
        <w:rPr>
          <w:rFonts w:ascii="Arial" w:hAnsi="Arial" w:cs="Arial"/>
          <w:color w:val="000000" w:themeColor="text1"/>
        </w:rPr>
        <w:t>Wireframe</w:t>
      </w:r>
    </w:p>
    <w:p w14:paraId="6A10FB74" w14:textId="77777777" w:rsidR="008C3F80" w:rsidRPr="001A024A" w:rsidRDefault="008C3F80" w:rsidP="008C3F80">
      <w:pPr>
        <w:pStyle w:val="ListParagraph"/>
        <w:widowControl w:val="0"/>
        <w:numPr>
          <w:ilvl w:val="3"/>
          <w:numId w:val="44"/>
        </w:numPr>
        <w:tabs>
          <w:tab w:val="left" w:pos="2301"/>
        </w:tabs>
        <w:autoSpaceDE w:val="0"/>
        <w:autoSpaceDN w:val="0"/>
        <w:spacing w:before="23" w:line="240" w:lineRule="auto"/>
        <w:ind w:left="2300" w:hanging="361"/>
        <w:contextualSpacing w:val="0"/>
        <w:rPr>
          <w:rFonts w:ascii="Arial" w:hAnsi="Arial" w:cs="Arial"/>
          <w:color w:val="000000" w:themeColor="text1"/>
        </w:rPr>
      </w:pPr>
      <w:r w:rsidRPr="001A024A">
        <w:rPr>
          <w:rFonts w:ascii="Arial" w:hAnsi="Arial" w:cs="Arial"/>
          <w:color w:val="000000" w:themeColor="text1"/>
        </w:rPr>
        <w:t>Detailed Project</w:t>
      </w:r>
      <w:r w:rsidRPr="001A024A">
        <w:rPr>
          <w:rFonts w:ascii="Arial" w:hAnsi="Arial" w:cs="Arial"/>
          <w:color w:val="000000" w:themeColor="text1"/>
          <w:spacing w:val="1"/>
        </w:rPr>
        <w:t xml:space="preserve"> </w:t>
      </w:r>
      <w:r w:rsidRPr="001A024A">
        <w:rPr>
          <w:rFonts w:ascii="Arial" w:hAnsi="Arial" w:cs="Arial"/>
          <w:color w:val="000000" w:themeColor="text1"/>
        </w:rPr>
        <w:t>Report</w:t>
      </w:r>
    </w:p>
    <w:p w14:paraId="288B8A4D" w14:textId="77777777" w:rsidR="008C3F80" w:rsidRPr="001A024A" w:rsidRDefault="008C3F80" w:rsidP="008C3F80">
      <w:pPr>
        <w:pStyle w:val="ListParagraph"/>
        <w:widowControl w:val="0"/>
        <w:numPr>
          <w:ilvl w:val="3"/>
          <w:numId w:val="44"/>
        </w:numPr>
        <w:tabs>
          <w:tab w:val="left" w:pos="2300"/>
          <w:tab w:val="left" w:pos="2301"/>
        </w:tabs>
        <w:autoSpaceDE w:val="0"/>
        <w:autoSpaceDN w:val="0"/>
        <w:spacing w:before="26" w:line="240" w:lineRule="auto"/>
        <w:ind w:left="2300" w:hanging="361"/>
        <w:contextualSpacing w:val="0"/>
        <w:rPr>
          <w:rFonts w:ascii="Arial" w:hAnsi="Arial" w:cs="Arial"/>
          <w:color w:val="000000" w:themeColor="text1"/>
        </w:rPr>
      </w:pPr>
      <w:r w:rsidRPr="001A024A">
        <w:rPr>
          <w:rFonts w:ascii="Arial" w:hAnsi="Arial" w:cs="Arial"/>
          <w:color w:val="000000" w:themeColor="text1"/>
        </w:rPr>
        <w:t>Power Point</w:t>
      </w:r>
      <w:r w:rsidRPr="001A024A">
        <w:rPr>
          <w:rFonts w:ascii="Arial" w:hAnsi="Arial" w:cs="Arial"/>
          <w:color w:val="000000" w:themeColor="text1"/>
          <w:spacing w:val="1"/>
        </w:rPr>
        <w:t xml:space="preserve"> </w:t>
      </w:r>
      <w:r w:rsidRPr="001A024A">
        <w:rPr>
          <w:rFonts w:ascii="Arial" w:hAnsi="Arial" w:cs="Arial"/>
          <w:color w:val="000000" w:themeColor="text1"/>
        </w:rPr>
        <w:t>Presentation</w:t>
      </w:r>
    </w:p>
    <w:p w14:paraId="0C457ACD" w14:textId="77777777" w:rsidR="008C3F80" w:rsidRPr="001A024A" w:rsidRDefault="008C3F80" w:rsidP="008C3F80">
      <w:pPr>
        <w:pStyle w:val="BodyText"/>
        <w:spacing w:before="2"/>
        <w:rPr>
          <w:rFonts w:ascii="Arial" w:hAnsi="Arial" w:cs="Arial"/>
          <w:color w:val="000000" w:themeColor="text1"/>
          <w:sz w:val="30"/>
        </w:rPr>
      </w:pPr>
    </w:p>
    <w:p w14:paraId="6084C13E" w14:textId="77777777" w:rsidR="008C3F80" w:rsidRPr="001A024A" w:rsidRDefault="008C3F80" w:rsidP="008C3F80">
      <w:pPr>
        <w:pStyle w:val="Heading3"/>
        <w:numPr>
          <w:ilvl w:val="2"/>
          <w:numId w:val="44"/>
        </w:numPr>
        <w:tabs>
          <w:tab w:val="left" w:pos="1460"/>
        </w:tabs>
        <w:ind w:left="1459" w:hanging="730"/>
        <w:jc w:val="both"/>
        <w:rPr>
          <w:rFonts w:ascii="Arial" w:hAnsi="Arial" w:cs="Arial"/>
          <w:color w:val="000000" w:themeColor="text1"/>
        </w:rPr>
      </w:pPr>
      <w:r w:rsidRPr="001A024A">
        <w:rPr>
          <w:rFonts w:ascii="Arial" w:hAnsi="Arial" w:cs="Arial"/>
          <w:color w:val="000000" w:themeColor="text1"/>
        </w:rPr>
        <w:t>Modelling</w:t>
      </w:r>
    </w:p>
    <w:p w14:paraId="5FF65F42" w14:textId="77777777" w:rsidR="008C3F80" w:rsidRPr="001A024A" w:rsidRDefault="008C3F80" w:rsidP="008C3F80">
      <w:pPr>
        <w:pStyle w:val="BodyText"/>
        <w:spacing w:before="24" w:line="259" w:lineRule="auto"/>
        <w:ind w:left="1590" w:right="1404" w:hanging="10"/>
        <w:rPr>
          <w:rFonts w:ascii="Arial" w:hAnsi="Arial" w:cs="Arial"/>
          <w:color w:val="000000" w:themeColor="text1"/>
        </w:rPr>
      </w:pPr>
      <w:r w:rsidRPr="001A024A">
        <w:rPr>
          <w:rFonts w:ascii="Arial" w:hAnsi="Arial" w:cs="Arial"/>
          <w:color w:val="000000" w:themeColor="text1"/>
        </w:rPr>
        <w:t>Data Modelling is the process of analysing the data objects and their relationship to the other objects. It is used to analyse the data requirements that are required for the business processes. The data models are created for the data to be stored in a database. The Data Model's main focus is on what data is needed and how we have to organize data rather than what operations we have to perform.</w:t>
      </w:r>
    </w:p>
    <w:p w14:paraId="09B14ADC" w14:textId="77777777" w:rsidR="008C3F80" w:rsidRPr="001A024A" w:rsidRDefault="008C3F80" w:rsidP="008C3F80">
      <w:pPr>
        <w:pStyle w:val="BodyText"/>
        <w:spacing w:before="4"/>
        <w:rPr>
          <w:rFonts w:ascii="Arial" w:hAnsi="Arial" w:cs="Arial"/>
          <w:color w:val="000000" w:themeColor="text1"/>
          <w:sz w:val="28"/>
        </w:rPr>
      </w:pPr>
    </w:p>
    <w:p w14:paraId="71919244" w14:textId="77777777" w:rsidR="008C3F80" w:rsidRPr="001A024A" w:rsidRDefault="008C3F80" w:rsidP="008C3F80">
      <w:pPr>
        <w:pStyle w:val="Heading3"/>
        <w:numPr>
          <w:ilvl w:val="2"/>
          <w:numId w:val="44"/>
        </w:numPr>
        <w:tabs>
          <w:tab w:val="left" w:pos="1460"/>
        </w:tabs>
        <w:ind w:left="1459" w:hanging="730"/>
        <w:jc w:val="both"/>
        <w:rPr>
          <w:rFonts w:ascii="Arial" w:hAnsi="Arial" w:cs="Arial"/>
          <w:color w:val="000000" w:themeColor="text1"/>
        </w:rPr>
      </w:pPr>
      <w:r w:rsidRPr="001A024A">
        <w:rPr>
          <w:rFonts w:ascii="Arial" w:hAnsi="Arial" w:cs="Arial"/>
          <w:color w:val="000000" w:themeColor="text1"/>
        </w:rPr>
        <w:t>Deployment</w:t>
      </w:r>
    </w:p>
    <w:p w14:paraId="78A52B51" w14:textId="77777777" w:rsidR="008C3F80" w:rsidRPr="001A024A" w:rsidRDefault="008C3F80" w:rsidP="008C3F80">
      <w:pPr>
        <w:pStyle w:val="BodyText"/>
        <w:spacing w:before="24"/>
        <w:ind w:left="470" w:firstLine="720"/>
        <w:rPr>
          <w:rFonts w:ascii="Arial" w:hAnsi="Arial" w:cs="Arial"/>
          <w:color w:val="000000" w:themeColor="text1"/>
        </w:rPr>
      </w:pPr>
    </w:p>
    <w:p w14:paraId="737BC2ED" w14:textId="77777777" w:rsidR="008C3F80" w:rsidRPr="001A024A" w:rsidRDefault="008C3F80" w:rsidP="008C3F80">
      <w:pPr>
        <w:pStyle w:val="BodyText"/>
        <w:spacing w:before="24"/>
        <w:ind w:left="470" w:firstLine="720"/>
        <w:rPr>
          <w:rFonts w:ascii="Arial" w:hAnsi="Arial" w:cs="Arial"/>
          <w:color w:val="000000" w:themeColor="text1"/>
        </w:rPr>
      </w:pPr>
      <w:r w:rsidRPr="001A024A">
        <w:rPr>
          <w:rFonts w:ascii="Arial" w:hAnsi="Arial" w:cs="Arial"/>
          <w:color w:val="000000" w:themeColor="text1"/>
        </w:rPr>
        <w:t>We created a Power BI Dashboard</w:t>
      </w:r>
    </w:p>
    <w:p w14:paraId="6DF1EBB7" w14:textId="77777777" w:rsidR="008C3F80" w:rsidRPr="001A024A" w:rsidRDefault="008C3F80" w:rsidP="008C3F80">
      <w:pPr>
        <w:pStyle w:val="BodyText"/>
        <w:rPr>
          <w:rFonts w:ascii="Arial" w:hAnsi="Arial" w:cs="Arial"/>
          <w:color w:val="000000" w:themeColor="text1"/>
          <w:sz w:val="20"/>
        </w:rPr>
      </w:pPr>
    </w:p>
    <w:p w14:paraId="74ECC1CA"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b/>
          <w:bCs/>
          <w:color w:val="000000" w:themeColor="text1"/>
          <w:sz w:val="32"/>
          <w:szCs w:val="32"/>
        </w:rPr>
        <w:t xml:space="preserve"> </w:t>
      </w:r>
    </w:p>
    <w:p w14:paraId="39D35B65" w14:textId="77777777" w:rsidR="008C3F80" w:rsidRPr="001A024A" w:rsidRDefault="008C3F80" w:rsidP="008C3F80">
      <w:pPr>
        <w:rPr>
          <w:rFonts w:ascii="Arial" w:hAnsi="Arial" w:cs="Arial"/>
          <w:b/>
          <w:bCs/>
          <w:color w:val="000000" w:themeColor="text1"/>
          <w:sz w:val="32"/>
          <w:szCs w:val="32"/>
        </w:rPr>
      </w:pPr>
    </w:p>
    <w:p w14:paraId="7C65F2A7" w14:textId="77777777" w:rsidR="008C3F80" w:rsidRPr="001A024A" w:rsidRDefault="008C3F80" w:rsidP="008C3F80">
      <w:pPr>
        <w:rPr>
          <w:rFonts w:ascii="Arial" w:hAnsi="Arial" w:cs="Arial"/>
          <w:b/>
          <w:bCs/>
          <w:color w:val="000000" w:themeColor="text1"/>
          <w:sz w:val="32"/>
          <w:szCs w:val="32"/>
        </w:rPr>
      </w:pPr>
      <w:r w:rsidRPr="001A024A">
        <w:rPr>
          <w:rFonts w:ascii="Arial" w:hAnsi="Arial" w:cs="Arial"/>
          <w:noProof/>
          <w:color w:val="000000" w:themeColor="text1"/>
        </w:rPr>
        <w:lastRenderedPageBreak/>
        <w:drawing>
          <wp:inline distT="0" distB="0" distL="0" distR="0" wp14:anchorId="19354C64" wp14:editId="2CC04D01">
            <wp:extent cx="5731510" cy="2540000"/>
            <wp:effectExtent l="0" t="0" r="2540" b="0"/>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6E1ADD03" w14:textId="77777777" w:rsidR="008C3F80" w:rsidRPr="001A024A" w:rsidRDefault="008C3F80" w:rsidP="008C3F80">
      <w:pPr>
        <w:rPr>
          <w:rFonts w:ascii="Arial" w:hAnsi="Arial" w:cs="Arial"/>
          <w:b/>
          <w:bCs/>
          <w:color w:val="000000" w:themeColor="text1"/>
          <w:sz w:val="32"/>
          <w:szCs w:val="32"/>
        </w:rPr>
      </w:pPr>
    </w:p>
    <w:p w14:paraId="179DAF1C" w14:textId="77777777" w:rsidR="008C3F80" w:rsidRPr="001A024A" w:rsidRDefault="008C3F80" w:rsidP="008C3F80">
      <w:pPr>
        <w:rPr>
          <w:rFonts w:ascii="Arial" w:hAnsi="Arial" w:cs="Arial"/>
          <w:b/>
          <w:bCs/>
          <w:color w:val="000000" w:themeColor="text1"/>
          <w:sz w:val="32"/>
          <w:szCs w:val="32"/>
        </w:rPr>
      </w:pPr>
    </w:p>
    <w:p w14:paraId="175371C2" w14:textId="77777777" w:rsidR="008C3F80" w:rsidRPr="001A024A" w:rsidRDefault="008C3F80" w:rsidP="008C3F80">
      <w:pPr>
        <w:rPr>
          <w:rFonts w:ascii="Arial" w:hAnsi="Arial" w:cs="Arial"/>
          <w:color w:val="000000" w:themeColor="text1"/>
        </w:rPr>
      </w:pPr>
    </w:p>
    <w:p w14:paraId="773FD5DF" w14:textId="77777777" w:rsidR="008C3F80" w:rsidRPr="001A024A" w:rsidRDefault="008C3F80" w:rsidP="008C3F80">
      <w:pPr>
        <w:spacing w:line="240" w:lineRule="auto"/>
        <w:rPr>
          <w:rFonts w:ascii="Arial" w:hAnsi="Arial" w:cs="Arial"/>
          <w:b/>
          <w:color w:val="000000" w:themeColor="text1"/>
          <w:sz w:val="28"/>
          <w:szCs w:val="28"/>
        </w:rPr>
      </w:pPr>
    </w:p>
    <w:p w14:paraId="66FCC744"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Chapter 6</w:t>
      </w:r>
    </w:p>
    <w:p w14:paraId="0A757444"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 xml:space="preserve">Strategy </w:t>
      </w:r>
    </w:p>
    <w:p w14:paraId="56FA1225" w14:textId="77777777" w:rsidR="008C3F80" w:rsidRPr="001A024A" w:rsidRDefault="008C3F80" w:rsidP="008C3F80">
      <w:pPr>
        <w:jc w:val="center"/>
        <w:rPr>
          <w:rFonts w:ascii="Arial" w:hAnsi="Arial" w:cs="Arial"/>
          <w:b/>
          <w:color w:val="000000" w:themeColor="text1"/>
          <w:sz w:val="28"/>
          <w:szCs w:val="28"/>
        </w:rPr>
      </w:pPr>
    </w:p>
    <w:p w14:paraId="5296ED2E" w14:textId="77777777" w:rsidR="008C3F80" w:rsidRPr="001A024A" w:rsidRDefault="008C3F80" w:rsidP="008C3F80">
      <w:pPr>
        <w:spacing w:line="200" w:lineRule="exact"/>
        <w:rPr>
          <w:rFonts w:ascii="Arial" w:hAnsi="Arial" w:cs="Arial"/>
          <w:color w:val="000000" w:themeColor="text1"/>
          <w:szCs w:val="24"/>
        </w:rPr>
      </w:pPr>
      <w:bookmarkStart w:id="6" w:name="page1"/>
      <w:bookmarkEnd w:id="6"/>
    </w:p>
    <w:p w14:paraId="0315F274" w14:textId="77777777" w:rsidR="008C3F80" w:rsidRPr="001A024A" w:rsidRDefault="008C3F80" w:rsidP="008C3F80">
      <w:pPr>
        <w:spacing w:line="200" w:lineRule="exact"/>
        <w:rPr>
          <w:rFonts w:ascii="Arial" w:hAnsi="Arial" w:cs="Arial"/>
          <w:color w:val="000000" w:themeColor="text1"/>
          <w:szCs w:val="24"/>
        </w:rPr>
      </w:pPr>
    </w:p>
    <w:p w14:paraId="7C02FF77" w14:textId="77777777" w:rsidR="008C3F80" w:rsidRPr="001A024A" w:rsidRDefault="008C3F80" w:rsidP="008C3F80">
      <w:pPr>
        <w:rPr>
          <w:rFonts w:ascii="Arial" w:hAnsi="Arial" w:cs="Arial"/>
          <w:color w:val="000000" w:themeColor="text1"/>
          <w:sz w:val="20"/>
          <w:szCs w:val="20"/>
        </w:rPr>
      </w:pPr>
      <w:r w:rsidRPr="001A024A">
        <w:rPr>
          <w:rFonts w:ascii="Arial" w:hAnsi="Arial" w:cs="Arial"/>
          <w:color w:val="000000" w:themeColor="text1"/>
          <w:szCs w:val="24"/>
        </w:rPr>
        <w:t xml:space="preserve">                                          </w:t>
      </w:r>
      <w:r w:rsidRPr="001A024A">
        <w:rPr>
          <w:rFonts w:ascii="Arial" w:eastAsia="Arial" w:hAnsi="Arial" w:cs="Arial"/>
          <w:b/>
          <w:bCs/>
          <w:color w:val="000000" w:themeColor="text1"/>
          <w:sz w:val="48"/>
          <w:szCs w:val="48"/>
        </w:rPr>
        <w:t xml:space="preserve"> Architecture Design</w:t>
      </w:r>
    </w:p>
    <w:p w14:paraId="1A0F6255" w14:textId="77777777" w:rsidR="008C3F80" w:rsidRPr="001A024A" w:rsidRDefault="008C3F80" w:rsidP="008C3F80">
      <w:pPr>
        <w:spacing w:line="144" w:lineRule="exact"/>
        <w:rPr>
          <w:rFonts w:ascii="Arial" w:hAnsi="Arial" w:cs="Arial"/>
          <w:color w:val="000000" w:themeColor="text1"/>
          <w:szCs w:val="24"/>
        </w:rPr>
      </w:pPr>
    </w:p>
    <w:p w14:paraId="5B3C2939" w14:textId="77777777" w:rsidR="008C3F80" w:rsidRPr="001A024A" w:rsidRDefault="008C3F80" w:rsidP="008C3F80">
      <w:pPr>
        <w:ind w:left="680"/>
        <w:jc w:val="center"/>
        <w:rPr>
          <w:rFonts w:ascii="Arial" w:hAnsi="Arial" w:cs="Arial"/>
          <w:color w:val="000000" w:themeColor="text1"/>
          <w:sz w:val="20"/>
          <w:szCs w:val="20"/>
        </w:rPr>
      </w:pPr>
      <w:r w:rsidRPr="001A024A">
        <w:rPr>
          <w:rFonts w:ascii="Arial" w:eastAsia="Arial" w:hAnsi="Arial" w:cs="Arial"/>
          <w:b/>
          <w:bCs/>
          <w:color w:val="000000" w:themeColor="text1"/>
          <w:sz w:val="47"/>
          <w:szCs w:val="47"/>
        </w:rPr>
        <w:t>Swiggy Data Analysis</w:t>
      </w:r>
    </w:p>
    <w:p w14:paraId="2E066173" w14:textId="77777777" w:rsidR="008C3F80" w:rsidRPr="001A024A" w:rsidRDefault="008C3F80" w:rsidP="008C3F80">
      <w:pPr>
        <w:spacing w:line="20" w:lineRule="exact"/>
        <w:rPr>
          <w:rFonts w:ascii="Arial" w:hAnsi="Arial" w:cs="Arial"/>
          <w:color w:val="000000" w:themeColor="text1"/>
          <w:szCs w:val="24"/>
        </w:rPr>
      </w:pPr>
    </w:p>
    <w:p w14:paraId="45D54847" w14:textId="77777777" w:rsidR="008C3F80" w:rsidRPr="001A024A" w:rsidRDefault="008C3F80" w:rsidP="008C3F80">
      <w:pPr>
        <w:spacing w:line="200" w:lineRule="exact"/>
        <w:rPr>
          <w:rFonts w:ascii="Arial" w:hAnsi="Arial" w:cs="Arial"/>
          <w:color w:val="000000" w:themeColor="text1"/>
          <w:szCs w:val="24"/>
        </w:rPr>
      </w:pPr>
    </w:p>
    <w:p w14:paraId="22429AEB" w14:textId="77777777" w:rsidR="008C3F80" w:rsidRPr="001A024A" w:rsidRDefault="008C3F80" w:rsidP="008C3F80">
      <w:pPr>
        <w:spacing w:line="200" w:lineRule="exact"/>
        <w:rPr>
          <w:rFonts w:ascii="Arial" w:hAnsi="Arial" w:cs="Arial"/>
          <w:color w:val="000000" w:themeColor="text1"/>
          <w:szCs w:val="24"/>
        </w:rPr>
      </w:pPr>
    </w:p>
    <w:p w14:paraId="703DFC04" w14:textId="77777777" w:rsidR="008C3F80" w:rsidRPr="001A024A" w:rsidRDefault="008C3F80" w:rsidP="008C3F80">
      <w:pPr>
        <w:spacing w:line="200" w:lineRule="exact"/>
        <w:rPr>
          <w:rFonts w:ascii="Arial" w:hAnsi="Arial" w:cs="Arial"/>
          <w:color w:val="000000" w:themeColor="text1"/>
          <w:szCs w:val="24"/>
        </w:rPr>
      </w:pPr>
    </w:p>
    <w:p w14:paraId="14FA0CB5" w14:textId="77777777" w:rsidR="008C3F80" w:rsidRPr="001A024A" w:rsidRDefault="008C3F80" w:rsidP="008C3F80">
      <w:pPr>
        <w:spacing w:line="200" w:lineRule="exact"/>
        <w:rPr>
          <w:rFonts w:ascii="Arial" w:hAnsi="Arial" w:cs="Arial"/>
          <w:color w:val="000000" w:themeColor="text1"/>
          <w:szCs w:val="24"/>
        </w:rPr>
      </w:pPr>
    </w:p>
    <w:p w14:paraId="57C63AEB" w14:textId="77777777" w:rsidR="008C3F80" w:rsidRPr="001A024A" w:rsidRDefault="008C3F80" w:rsidP="008C3F80">
      <w:pPr>
        <w:spacing w:line="200" w:lineRule="exact"/>
        <w:rPr>
          <w:rFonts w:ascii="Arial" w:hAnsi="Arial" w:cs="Arial"/>
          <w:color w:val="000000" w:themeColor="text1"/>
          <w:szCs w:val="24"/>
        </w:rPr>
      </w:pPr>
    </w:p>
    <w:p w14:paraId="6ACF27EE" w14:textId="77777777" w:rsidR="008C3F80" w:rsidRPr="001A024A" w:rsidRDefault="008C3F80" w:rsidP="008C3F80">
      <w:pPr>
        <w:spacing w:line="200" w:lineRule="exact"/>
        <w:rPr>
          <w:rFonts w:ascii="Arial" w:hAnsi="Arial" w:cs="Arial"/>
          <w:color w:val="000000" w:themeColor="text1"/>
          <w:szCs w:val="24"/>
        </w:rPr>
      </w:pPr>
    </w:p>
    <w:p w14:paraId="283BB825" w14:textId="77777777" w:rsidR="008C3F80" w:rsidRPr="001A024A" w:rsidRDefault="008C3F80" w:rsidP="008C3F80">
      <w:pPr>
        <w:spacing w:line="200" w:lineRule="exact"/>
        <w:rPr>
          <w:rFonts w:ascii="Arial" w:hAnsi="Arial" w:cs="Arial"/>
          <w:color w:val="000000" w:themeColor="text1"/>
          <w:szCs w:val="24"/>
        </w:rPr>
      </w:pPr>
    </w:p>
    <w:p w14:paraId="16141F76" w14:textId="77777777" w:rsidR="008C3F80" w:rsidRPr="001A024A" w:rsidRDefault="008C3F80" w:rsidP="008C3F80">
      <w:pPr>
        <w:spacing w:line="200" w:lineRule="exact"/>
        <w:rPr>
          <w:rFonts w:ascii="Arial" w:hAnsi="Arial" w:cs="Arial"/>
          <w:color w:val="000000" w:themeColor="text1"/>
          <w:szCs w:val="24"/>
        </w:rPr>
      </w:pPr>
    </w:p>
    <w:p w14:paraId="1D07B84D" w14:textId="77777777" w:rsidR="008C3F80" w:rsidRPr="001A024A" w:rsidRDefault="008C3F80" w:rsidP="008C3F80">
      <w:pPr>
        <w:spacing w:line="200" w:lineRule="exact"/>
        <w:rPr>
          <w:rFonts w:ascii="Arial" w:hAnsi="Arial" w:cs="Arial"/>
          <w:color w:val="000000" w:themeColor="text1"/>
          <w:szCs w:val="24"/>
        </w:rPr>
      </w:pPr>
    </w:p>
    <w:p w14:paraId="4C3631EC" w14:textId="77777777" w:rsidR="008C3F80" w:rsidRPr="001A024A" w:rsidRDefault="008C3F80" w:rsidP="008C3F80">
      <w:pPr>
        <w:spacing w:line="200" w:lineRule="exact"/>
        <w:rPr>
          <w:rFonts w:ascii="Arial" w:hAnsi="Arial" w:cs="Arial"/>
          <w:color w:val="000000" w:themeColor="text1"/>
          <w:szCs w:val="24"/>
        </w:rPr>
      </w:pPr>
    </w:p>
    <w:p w14:paraId="5625FD4E" w14:textId="77777777" w:rsidR="008C3F80" w:rsidRPr="001A024A" w:rsidRDefault="008C3F80" w:rsidP="008C3F80">
      <w:pPr>
        <w:spacing w:line="200" w:lineRule="exact"/>
        <w:rPr>
          <w:rFonts w:ascii="Arial" w:hAnsi="Arial" w:cs="Arial"/>
          <w:color w:val="000000" w:themeColor="text1"/>
          <w:szCs w:val="24"/>
        </w:rPr>
      </w:pPr>
    </w:p>
    <w:p w14:paraId="0A73799F" w14:textId="77777777" w:rsidR="008C3F80" w:rsidRPr="001A024A" w:rsidRDefault="008C3F80" w:rsidP="008C3F80">
      <w:pPr>
        <w:spacing w:line="200" w:lineRule="exact"/>
        <w:rPr>
          <w:rFonts w:ascii="Arial" w:hAnsi="Arial" w:cs="Arial"/>
          <w:color w:val="000000" w:themeColor="text1"/>
          <w:szCs w:val="24"/>
        </w:rPr>
      </w:pPr>
    </w:p>
    <w:p w14:paraId="0B0D8BE7" w14:textId="77777777" w:rsidR="008C3F80" w:rsidRPr="001A024A" w:rsidRDefault="008C3F80" w:rsidP="008C3F80">
      <w:pPr>
        <w:spacing w:line="200" w:lineRule="exact"/>
        <w:rPr>
          <w:rFonts w:ascii="Arial" w:hAnsi="Arial" w:cs="Arial"/>
          <w:color w:val="000000" w:themeColor="text1"/>
          <w:szCs w:val="24"/>
        </w:rPr>
      </w:pPr>
    </w:p>
    <w:p w14:paraId="21BCC6CE" w14:textId="77777777" w:rsidR="008C3F80" w:rsidRPr="001A024A" w:rsidRDefault="008C3F80" w:rsidP="008C3F80">
      <w:pPr>
        <w:spacing w:line="200" w:lineRule="exact"/>
        <w:rPr>
          <w:rFonts w:ascii="Arial" w:hAnsi="Arial" w:cs="Arial"/>
          <w:color w:val="000000" w:themeColor="text1"/>
          <w:szCs w:val="24"/>
        </w:rPr>
      </w:pPr>
    </w:p>
    <w:p w14:paraId="622394EA" w14:textId="77777777" w:rsidR="008C3F80" w:rsidRPr="001A024A" w:rsidRDefault="008C3F80" w:rsidP="008C3F80">
      <w:pPr>
        <w:spacing w:line="200" w:lineRule="exact"/>
        <w:rPr>
          <w:rFonts w:ascii="Arial" w:hAnsi="Arial" w:cs="Arial"/>
          <w:color w:val="000000" w:themeColor="text1"/>
          <w:szCs w:val="24"/>
        </w:rPr>
      </w:pPr>
    </w:p>
    <w:p w14:paraId="0A14CB2C" w14:textId="77777777" w:rsidR="008C3F80" w:rsidRPr="001A024A" w:rsidRDefault="008C3F80" w:rsidP="008C3F80">
      <w:pPr>
        <w:spacing w:line="200" w:lineRule="exact"/>
        <w:rPr>
          <w:rFonts w:ascii="Arial" w:hAnsi="Arial" w:cs="Arial"/>
          <w:color w:val="000000" w:themeColor="text1"/>
          <w:szCs w:val="24"/>
        </w:rPr>
      </w:pPr>
    </w:p>
    <w:p w14:paraId="5AC31B9E" w14:textId="77777777" w:rsidR="008C3F80" w:rsidRPr="001A024A" w:rsidRDefault="008C3F80" w:rsidP="008C3F80">
      <w:pPr>
        <w:spacing w:line="200" w:lineRule="exact"/>
        <w:rPr>
          <w:rFonts w:ascii="Arial" w:hAnsi="Arial" w:cs="Arial"/>
          <w:color w:val="000000" w:themeColor="text1"/>
          <w:szCs w:val="24"/>
        </w:rPr>
      </w:pPr>
    </w:p>
    <w:p w14:paraId="0A0764ED" w14:textId="77777777" w:rsidR="008C3F80" w:rsidRPr="001A024A" w:rsidRDefault="008C3F80" w:rsidP="008C3F80">
      <w:pPr>
        <w:spacing w:line="200" w:lineRule="exact"/>
        <w:rPr>
          <w:rFonts w:ascii="Arial" w:hAnsi="Arial" w:cs="Arial"/>
          <w:color w:val="000000" w:themeColor="text1"/>
          <w:szCs w:val="24"/>
        </w:rPr>
      </w:pPr>
    </w:p>
    <w:p w14:paraId="58B79A7C" w14:textId="77777777" w:rsidR="008C3F80" w:rsidRPr="001A024A" w:rsidRDefault="008C3F80" w:rsidP="008C3F80">
      <w:pPr>
        <w:spacing w:line="298" w:lineRule="exact"/>
        <w:rPr>
          <w:rFonts w:ascii="Arial" w:hAnsi="Arial" w:cs="Arial"/>
          <w:color w:val="000000" w:themeColor="text1"/>
          <w:szCs w:val="24"/>
        </w:rPr>
      </w:pPr>
    </w:p>
    <w:p w14:paraId="16AE5E57" w14:textId="77777777" w:rsidR="008C3F80" w:rsidRPr="001A024A" w:rsidRDefault="008C3F80" w:rsidP="008C3F80">
      <w:pPr>
        <w:ind w:left="3160"/>
        <w:rPr>
          <w:rFonts w:ascii="Arial" w:eastAsia="Arial" w:hAnsi="Arial" w:cs="Arial"/>
          <w:b/>
          <w:bCs/>
          <w:color w:val="000000" w:themeColor="text1"/>
          <w:sz w:val="28"/>
          <w:szCs w:val="28"/>
        </w:rPr>
      </w:pPr>
    </w:p>
    <w:p w14:paraId="3A65FA89" w14:textId="77777777" w:rsidR="008C3F80" w:rsidRPr="001A024A" w:rsidRDefault="008C3F80" w:rsidP="008C3F80">
      <w:pPr>
        <w:ind w:left="3160"/>
        <w:rPr>
          <w:rFonts w:ascii="Arial" w:eastAsia="Arial" w:hAnsi="Arial" w:cs="Arial"/>
          <w:b/>
          <w:bCs/>
          <w:color w:val="000000" w:themeColor="text1"/>
          <w:sz w:val="28"/>
          <w:szCs w:val="28"/>
        </w:rPr>
      </w:pPr>
      <w:r w:rsidRPr="001A024A">
        <w:rPr>
          <w:rFonts w:ascii="Arial" w:hAnsi="Arial" w:cs="Arial"/>
          <w:noProof/>
          <w:color w:val="000000" w:themeColor="text1"/>
        </w:rPr>
        <w:lastRenderedPageBreak/>
        <w:drawing>
          <wp:inline distT="0" distB="0" distL="0" distR="0" wp14:anchorId="6856ED70" wp14:editId="69DFC5DD">
            <wp:extent cx="2146300" cy="19113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2146300" cy="1911350"/>
                    </a:xfrm>
                    <a:prstGeom prst="rect">
                      <a:avLst/>
                    </a:prstGeom>
                  </pic:spPr>
                </pic:pic>
              </a:graphicData>
            </a:graphic>
          </wp:inline>
        </w:drawing>
      </w:r>
    </w:p>
    <w:p w14:paraId="754925D2" w14:textId="77777777" w:rsidR="008C3F80" w:rsidRPr="001A024A" w:rsidRDefault="008C3F80" w:rsidP="008C3F80">
      <w:pPr>
        <w:ind w:left="3160"/>
        <w:rPr>
          <w:rFonts w:ascii="Arial" w:eastAsia="Arial" w:hAnsi="Arial" w:cs="Arial"/>
          <w:b/>
          <w:bCs/>
          <w:color w:val="000000" w:themeColor="text1"/>
          <w:sz w:val="28"/>
          <w:szCs w:val="28"/>
        </w:rPr>
      </w:pPr>
    </w:p>
    <w:p w14:paraId="123CD125" w14:textId="77777777" w:rsidR="008C3F80" w:rsidRPr="001A024A" w:rsidRDefault="008C3F80" w:rsidP="008C3F80">
      <w:pPr>
        <w:ind w:left="3160"/>
        <w:rPr>
          <w:rFonts w:ascii="Arial" w:eastAsia="Arial" w:hAnsi="Arial" w:cs="Arial"/>
          <w:b/>
          <w:bCs/>
          <w:color w:val="000000" w:themeColor="text1"/>
          <w:sz w:val="28"/>
          <w:szCs w:val="28"/>
        </w:rPr>
      </w:pPr>
    </w:p>
    <w:p w14:paraId="423022A0" w14:textId="77777777" w:rsidR="008C3F80" w:rsidRPr="001A024A" w:rsidRDefault="008C3F80" w:rsidP="008C3F80">
      <w:pPr>
        <w:ind w:left="3160"/>
        <w:rPr>
          <w:rFonts w:ascii="Arial" w:eastAsia="Arial" w:hAnsi="Arial" w:cs="Arial"/>
          <w:b/>
          <w:bCs/>
          <w:color w:val="000000" w:themeColor="text1"/>
          <w:sz w:val="28"/>
          <w:szCs w:val="28"/>
        </w:rPr>
      </w:pPr>
    </w:p>
    <w:p w14:paraId="4BAD3814" w14:textId="77777777" w:rsidR="008C3F80" w:rsidRPr="001A024A" w:rsidRDefault="008C3F80" w:rsidP="008C3F80">
      <w:pPr>
        <w:ind w:left="3160"/>
        <w:rPr>
          <w:rFonts w:ascii="Arial" w:eastAsia="Arial" w:hAnsi="Arial" w:cs="Arial"/>
          <w:b/>
          <w:bCs/>
          <w:color w:val="000000" w:themeColor="text1"/>
          <w:sz w:val="28"/>
          <w:szCs w:val="28"/>
        </w:rPr>
      </w:pPr>
    </w:p>
    <w:p w14:paraId="4F4D3CF1" w14:textId="77777777" w:rsidR="008C3F80" w:rsidRPr="001A024A" w:rsidRDefault="008C3F80" w:rsidP="008C3F80">
      <w:pPr>
        <w:ind w:left="3160"/>
        <w:rPr>
          <w:rFonts w:ascii="Arial" w:hAnsi="Arial" w:cs="Arial"/>
          <w:color w:val="000000" w:themeColor="text1"/>
          <w:sz w:val="20"/>
          <w:szCs w:val="20"/>
        </w:rPr>
      </w:pPr>
      <w:r w:rsidRPr="001A024A">
        <w:rPr>
          <w:rFonts w:ascii="Arial" w:eastAsia="Arial" w:hAnsi="Arial" w:cs="Arial"/>
          <w:b/>
          <w:bCs/>
          <w:color w:val="000000" w:themeColor="text1"/>
          <w:sz w:val="28"/>
          <w:szCs w:val="28"/>
        </w:rPr>
        <w:t>Revision Number - 1.1</w:t>
      </w:r>
    </w:p>
    <w:p w14:paraId="6127D60C" w14:textId="77777777" w:rsidR="008C3F80" w:rsidRPr="001A024A" w:rsidRDefault="008C3F80" w:rsidP="008C3F80">
      <w:pPr>
        <w:spacing w:line="24" w:lineRule="exact"/>
        <w:rPr>
          <w:rFonts w:ascii="Arial" w:hAnsi="Arial" w:cs="Arial"/>
          <w:color w:val="000000" w:themeColor="text1"/>
          <w:szCs w:val="24"/>
        </w:rPr>
      </w:pPr>
    </w:p>
    <w:p w14:paraId="504B64CC" w14:textId="77777777" w:rsidR="008C3F80" w:rsidRPr="001A024A" w:rsidRDefault="008C3F80" w:rsidP="008C3F80">
      <w:pPr>
        <w:ind w:left="2320"/>
        <w:rPr>
          <w:rFonts w:ascii="Arial" w:hAnsi="Arial" w:cs="Arial"/>
          <w:color w:val="000000" w:themeColor="text1"/>
          <w:sz w:val="20"/>
          <w:szCs w:val="20"/>
        </w:rPr>
      </w:pPr>
      <w:r w:rsidRPr="001A024A">
        <w:rPr>
          <w:rFonts w:ascii="Arial" w:eastAsia="Arial" w:hAnsi="Arial" w:cs="Arial"/>
          <w:b/>
          <w:bCs/>
          <w:color w:val="000000" w:themeColor="text1"/>
          <w:sz w:val="28"/>
          <w:szCs w:val="28"/>
        </w:rPr>
        <w:t>Last Date of Revision - 03/07/2022</w:t>
      </w:r>
    </w:p>
    <w:p w14:paraId="7766C929" w14:textId="77777777" w:rsidR="008C3F80" w:rsidRPr="001A024A" w:rsidRDefault="008C3F80" w:rsidP="008C3F80">
      <w:pPr>
        <w:spacing w:line="200" w:lineRule="exact"/>
        <w:rPr>
          <w:rFonts w:ascii="Arial" w:hAnsi="Arial" w:cs="Arial"/>
          <w:color w:val="000000" w:themeColor="text1"/>
          <w:szCs w:val="24"/>
        </w:rPr>
      </w:pPr>
    </w:p>
    <w:p w14:paraId="3D402F0B" w14:textId="77777777" w:rsidR="008C3F80" w:rsidRPr="001A024A" w:rsidRDefault="008C3F80" w:rsidP="008C3F80">
      <w:pPr>
        <w:spacing w:line="390" w:lineRule="exact"/>
        <w:rPr>
          <w:rFonts w:ascii="Arial" w:hAnsi="Arial" w:cs="Arial"/>
          <w:color w:val="000000" w:themeColor="text1"/>
          <w:szCs w:val="24"/>
        </w:rPr>
      </w:pPr>
    </w:p>
    <w:p w14:paraId="62598A4B" w14:textId="77777777" w:rsidR="008C3F80" w:rsidRPr="001A024A" w:rsidRDefault="008C3F80" w:rsidP="008C3F80">
      <w:pPr>
        <w:ind w:left="720" w:firstLine="720"/>
        <w:rPr>
          <w:rFonts w:ascii="Arial" w:eastAsia="Arial" w:hAnsi="Arial" w:cs="Arial"/>
          <w:b/>
          <w:bCs/>
          <w:color w:val="000000" w:themeColor="text1"/>
          <w:sz w:val="28"/>
          <w:szCs w:val="28"/>
        </w:rPr>
        <w:sectPr w:rsidR="008C3F80" w:rsidRPr="001A024A" w:rsidSect="00BE6195">
          <w:pgSz w:w="11900" w:h="16838"/>
          <w:pgMar w:top="1440" w:right="1440" w:bottom="1440" w:left="1440" w:header="0" w:footer="0"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equalWidth="0">
            <w:col w:w="9026"/>
          </w:cols>
        </w:sectPr>
      </w:pPr>
      <w:r w:rsidRPr="001A024A">
        <w:rPr>
          <w:rFonts w:ascii="Arial" w:eastAsia="Arial" w:hAnsi="Arial" w:cs="Arial"/>
          <w:b/>
          <w:bCs/>
          <w:color w:val="000000" w:themeColor="text1"/>
          <w:sz w:val="28"/>
          <w:szCs w:val="28"/>
        </w:rPr>
        <w:t xml:space="preserve">                          Shashank Nishad</w:t>
      </w:r>
    </w:p>
    <w:p w14:paraId="201B3C29" w14:textId="77777777" w:rsidR="008C3F80" w:rsidRPr="001A024A" w:rsidRDefault="008C3F80" w:rsidP="008C3F80">
      <w:pPr>
        <w:rPr>
          <w:rFonts w:ascii="Arial" w:hAnsi="Arial" w:cs="Arial"/>
          <w:color w:val="000000" w:themeColor="text1"/>
          <w:sz w:val="20"/>
          <w:szCs w:val="20"/>
        </w:rPr>
      </w:pPr>
      <w:r w:rsidRPr="001A024A">
        <w:rPr>
          <w:rFonts w:ascii="Arial" w:eastAsia="Calibri" w:hAnsi="Arial" w:cs="Arial"/>
          <w:noProof/>
          <w:color w:val="000000" w:themeColor="text1"/>
        </w:rPr>
        <w:lastRenderedPageBreak/>
        <mc:AlternateContent>
          <mc:Choice Requires="wps">
            <w:drawing>
              <wp:anchor distT="0" distB="0" distL="114300" distR="114300" simplePos="0" relativeHeight="251661312" behindDoc="1" locked="0" layoutInCell="0" allowOverlap="1" wp14:anchorId="48B6A9DE" wp14:editId="229F89C9">
                <wp:simplePos x="0" y="0"/>
                <wp:positionH relativeFrom="page">
                  <wp:posOffset>905510</wp:posOffset>
                </wp:positionH>
                <wp:positionV relativeFrom="page">
                  <wp:posOffset>457200</wp:posOffset>
                </wp:positionV>
                <wp:extent cx="5692775" cy="170180"/>
                <wp:effectExtent l="0" t="0" r="0" b="0"/>
                <wp:wrapNone/>
                <wp:docPr id="31"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775" cy="170180"/>
                        </a:xfrm>
                        <a:prstGeom prst="rect">
                          <a:avLst/>
                        </a:prstGeom>
                        <a:solidFill>
                          <a:srgbClr val="ED7D31"/>
                        </a:solidFill>
                      </wps:spPr>
                      <wps:bodyPr/>
                    </wps:wsp>
                  </a:graphicData>
                </a:graphic>
              </wp:anchor>
            </w:drawing>
          </mc:Choice>
          <mc:Fallback>
            <w:pict>
              <v:rect w14:anchorId="550A13D0" id="Shape 2" o:spid="_x0000_s1026" style="position:absolute;margin-left:71.3pt;margin-top:36pt;width:448.25pt;height:13.4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wsewEAAOMCAAAOAAAAZHJzL2Uyb0RvYy54bWysUsFuEzEQvSPxD5bvxLtBbco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" o:allowincell="f" fillcolor="#ed7d31" stroked="f">
                <w10:wrap anchorx="page" anchory="page"/>
              </v:rect>
            </w:pict>
          </mc:Fallback>
        </mc:AlternateContent>
      </w:r>
      <w:r w:rsidRPr="001A024A">
        <w:rPr>
          <w:rFonts w:ascii="Arial" w:eastAsia="Arial" w:hAnsi="Arial" w:cs="Arial"/>
          <w:b/>
          <w:bCs/>
          <w:color w:val="000000" w:themeColor="text1"/>
          <w:sz w:val="32"/>
          <w:szCs w:val="32"/>
        </w:rPr>
        <w:t>Document Control</w:t>
      </w:r>
    </w:p>
    <w:p w14:paraId="4FDFAD5C" w14:textId="77777777" w:rsidR="008C3F80" w:rsidRPr="001A024A" w:rsidRDefault="008C3F80" w:rsidP="008C3F80">
      <w:pPr>
        <w:spacing w:line="390" w:lineRule="exact"/>
        <w:rPr>
          <w:rFonts w:ascii="Arial" w:hAnsi="Arial" w:cs="Arial"/>
          <w:color w:val="000000" w:themeColor="text1"/>
          <w:sz w:val="20"/>
          <w:szCs w:val="20"/>
        </w:rPr>
      </w:pPr>
    </w:p>
    <w:tbl>
      <w:tblPr>
        <w:tblW w:w="9194" w:type="dxa"/>
        <w:tblInd w:w="30" w:type="dxa"/>
        <w:tblLayout w:type="fixed"/>
        <w:tblCellMar>
          <w:left w:w="0" w:type="dxa"/>
          <w:right w:w="0" w:type="dxa"/>
        </w:tblCellMar>
        <w:tblLook w:val="04A0" w:firstRow="1" w:lastRow="0" w:firstColumn="1" w:lastColumn="0" w:noHBand="0" w:noVBand="1"/>
      </w:tblPr>
      <w:tblGrid>
        <w:gridCol w:w="2300"/>
        <w:gridCol w:w="2260"/>
        <w:gridCol w:w="2280"/>
        <w:gridCol w:w="2354"/>
      </w:tblGrid>
      <w:tr w:rsidR="008C3F80" w:rsidRPr="001A024A" w14:paraId="539E41BA" w14:textId="77777777" w:rsidTr="00787014">
        <w:trPr>
          <w:trHeight w:val="285"/>
        </w:trPr>
        <w:tc>
          <w:tcPr>
            <w:tcW w:w="2300" w:type="dxa"/>
            <w:tcBorders>
              <w:top w:val="single" w:sz="8" w:space="0" w:color="auto"/>
              <w:left w:val="single" w:sz="8" w:space="0" w:color="auto"/>
              <w:right w:val="single" w:sz="8" w:space="0" w:color="auto"/>
            </w:tcBorders>
            <w:vAlign w:val="bottom"/>
          </w:tcPr>
          <w:p w14:paraId="530A92AA" w14:textId="77777777" w:rsidR="008C3F80" w:rsidRPr="001A024A" w:rsidRDefault="008C3F80" w:rsidP="00787014">
            <w:pPr>
              <w:ind w:right="786"/>
              <w:jc w:val="right"/>
              <w:rPr>
                <w:rFonts w:ascii="Arial" w:hAnsi="Arial" w:cs="Arial"/>
                <w:color w:val="000000" w:themeColor="text1"/>
                <w:sz w:val="20"/>
                <w:szCs w:val="20"/>
              </w:rPr>
            </w:pPr>
            <w:r w:rsidRPr="001A024A">
              <w:rPr>
                <w:rFonts w:ascii="Arial" w:eastAsia="Arial" w:hAnsi="Arial" w:cs="Arial"/>
                <w:b/>
                <w:bCs/>
                <w:color w:val="000000" w:themeColor="text1"/>
                <w:szCs w:val="24"/>
              </w:rPr>
              <w:t>Date</w:t>
            </w:r>
          </w:p>
        </w:tc>
        <w:tc>
          <w:tcPr>
            <w:tcW w:w="2260" w:type="dxa"/>
            <w:tcBorders>
              <w:top w:val="single" w:sz="8" w:space="0" w:color="auto"/>
              <w:right w:val="single" w:sz="8" w:space="0" w:color="auto"/>
            </w:tcBorders>
            <w:vAlign w:val="bottom"/>
          </w:tcPr>
          <w:p w14:paraId="57A96158" w14:textId="77777777" w:rsidR="008C3F80" w:rsidRPr="001A024A" w:rsidRDefault="008C3F80" w:rsidP="00787014">
            <w:pPr>
              <w:ind w:right="586"/>
              <w:jc w:val="right"/>
              <w:rPr>
                <w:rFonts w:ascii="Arial" w:hAnsi="Arial" w:cs="Arial"/>
                <w:color w:val="000000" w:themeColor="text1"/>
                <w:sz w:val="20"/>
                <w:szCs w:val="20"/>
              </w:rPr>
            </w:pPr>
            <w:r w:rsidRPr="001A024A">
              <w:rPr>
                <w:rFonts w:ascii="Arial" w:eastAsia="Arial" w:hAnsi="Arial" w:cs="Arial"/>
                <w:b/>
                <w:bCs/>
                <w:color w:val="000000" w:themeColor="text1"/>
                <w:szCs w:val="24"/>
              </w:rPr>
              <w:t>Version</w:t>
            </w:r>
          </w:p>
        </w:tc>
        <w:tc>
          <w:tcPr>
            <w:tcW w:w="2280" w:type="dxa"/>
            <w:tcBorders>
              <w:top w:val="single" w:sz="8" w:space="0" w:color="auto"/>
              <w:right w:val="single" w:sz="8" w:space="0" w:color="auto"/>
            </w:tcBorders>
            <w:vAlign w:val="bottom"/>
          </w:tcPr>
          <w:p w14:paraId="180841CA" w14:textId="77777777" w:rsidR="008C3F80" w:rsidRPr="001A024A" w:rsidRDefault="008C3F80" w:rsidP="00787014">
            <w:pPr>
              <w:ind w:left="480"/>
              <w:rPr>
                <w:rFonts w:ascii="Arial" w:hAnsi="Arial" w:cs="Arial"/>
                <w:color w:val="000000" w:themeColor="text1"/>
                <w:sz w:val="20"/>
                <w:szCs w:val="20"/>
              </w:rPr>
            </w:pPr>
            <w:r w:rsidRPr="001A024A">
              <w:rPr>
                <w:rFonts w:ascii="Arial" w:eastAsia="Arial" w:hAnsi="Arial" w:cs="Arial"/>
                <w:b/>
                <w:bCs/>
                <w:color w:val="000000" w:themeColor="text1"/>
                <w:szCs w:val="24"/>
              </w:rPr>
              <w:t>Description</w:t>
            </w:r>
          </w:p>
        </w:tc>
        <w:tc>
          <w:tcPr>
            <w:tcW w:w="2354" w:type="dxa"/>
            <w:tcBorders>
              <w:top w:val="single" w:sz="8" w:space="0" w:color="auto"/>
              <w:right w:val="single" w:sz="8" w:space="0" w:color="auto"/>
            </w:tcBorders>
            <w:vAlign w:val="bottom"/>
          </w:tcPr>
          <w:p w14:paraId="0FD0AD8A" w14:textId="77777777" w:rsidR="008C3F80" w:rsidRPr="001A024A" w:rsidRDefault="008C3F80" w:rsidP="00787014">
            <w:pPr>
              <w:ind w:left="740"/>
              <w:rPr>
                <w:rFonts w:ascii="Arial" w:hAnsi="Arial" w:cs="Arial"/>
                <w:color w:val="000000" w:themeColor="text1"/>
                <w:sz w:val="20"/>
                <w:szCs w:val="20"/>
              </w:rPr>
            </w:pPr>
            <w:r w:rsidRPr="001A024A">
              <w:rPr>
                <w:rFonts w:ascii="Arial" w:eastAsia="Arial" w:hAnsi="Arial" w:cs="Arial"/>
                <w:b/>
                <w:bCs/>
                <w:color w:val="000000" w:themeColor="text1"/>
                <w:szCs w:val="24"/>
              </w:rPr>
              <w:t>Author</w:t>
            </w:r>
          </w:p>
        </w:tc>
      </w:tr>
      <w:tr w:rsidR="008C3F80" w:rsidRPr="001A024A" w14:paraId="49DDA714" w14:textId="77777777" w:rsidTr="00787014">
        <w:trPr>
          <w:trHeight w:val="238"/>
        </w:trPr>
        <w:tc>
          <w:tcPr>
            <w:tcW w:w="2300" w:type="dxa"/>
            <w:tcBorders>
              <w:left w:val="single" w:sz="8" w:space="0" w:color="auto"/>
              <w:bottom w:val="single" w:sz="8" w:space="0" w:color="auto"/>
              <w:right w:val="single" w:sz="8" w:space="0" w:color="auto"/>
            </w:tcBorders>
            <w:vAlign w:val="bottom"/>
          </w:tcPr>
          <w:p w14:paraId="794C580E" w14:textId="77777777" w:rsidR="008C3F80" w:rsidRPr="001A024A" w:rsidRDefault="008C3F80" w:rsidP="00787014">
            <w:pPr>
              <w:rPr>
                <w:rFonts w:ascii="Arial" w:hAnsi="Arial" w:cs="Arial"/>
                <w:color w:val="000000" w:themeColor="text1"/>
                <w:sz w:val="20"/>
                <w:szCs w:val="20"/>
              </w:rPr>
            </w:pPr>
          </w:p>
        </w:tc>
        <w:tc>
          <w:tcPr>
            <w:tcW w:w="2260" w:type="dxa"/>
            <w:tcBorders>
              <w:bottom w:val="single" w:sz="8" w:space="0" w:color="auto"/>
              <w:right w:val="single" w:sz="8" w:space="0" w:color="auto"/>
            </w:tcBorders>
            <w:vAlign w:val="bottom"/>
          </w:tcPr>
          <w:p w14:paraId="00DB08FA" w14:textId="77777777" w:rsidR="008C3F80" w:rsidRPr="001A024A" w:rsidRDefault="008C3F80" w:rsidP="00787014">
            <w:pPr>
              <w:rPr>
                <w:rFonts w:ascii="Arial" w:hAnsi="Arial" w:cs="Arial"/>
                <w:color w:val="000000" w:themeColor="text1"/>
                <w:sz w:val="20"/>
                <w:szCs w:val="20"/>
              </w:rPr>
            </w:pPr>
          </w:p>
        </w:tc>
        <w:tc>
          <w:tcPr>
            <w:tcW w:w="2280" w:type="dxa"/>
            <w:tcBorders>
              <w:bottom w:val="single" w:sz="8" w:space="0" w:color="auto"/>
              <w:right w:val="single" w:sz="8" w:space="0" w:color="auto"/>
            </w:tcBorders>
            <w:vAlign w:val="bottom"/>
          </w:tcPr>
          <w:p w14:paraId="6DF403E8" w14:textId="77777777" w:rsidR="008C3F80" w:rsidRPr="001A024A" w:rsidRDefault="008C3F80" w:rsidP="00787014">
            <w:pPr>
              <w:rPr>
                <w:rFonts w:ascii="Arial" w:hAnsi="Arial" w:cs="Arial"/>
                <w:color w:val="000000" w:themeColor="text1"/>
                <w:sz w:val="20"/>
                <w:szCs w:val="20"/>
              </w:rPr>
            </w:pPr>
          </w:p>
        </w:tc>
        <w:tc>
          <w:tcPr>
            <w:tcW w:w="2354" w:type="dxa"/>
            <w:tcBorders>
              <w:bottom w:val="single" w:sz="8" w:space="0" w:color="auto"/>
              <w:right w:val="single" w:sz="8" w:space="0" w:color="auto"/>
            </w:tcBorders>
            <w:vAlign w:val="bottom"/>
          </w:tcPr>
          <w:p w14:paraId="4546D81D" w14:textId="77777777" w:rsidR="008C3F80" w:rsidRPr="001A024A" w:rsidRDefault="008C3F80" w:rsidP="00787014">
            <w:pPr>
              <w:rPr>
                <w:rFonts w:ascii="Arial" w:hAnsi="Arial" w:cs="Arial"/>
                <w:color w:val="000000" w:themeColor="text1"/>
                <w:sz w:val="20"/>
                <w:szCs w:val="20"/>
              </w:rPr>
            </w:pPr>
          </w:p>
        </w:tc>
      </w:tr>
      <w:tr w:rsidR="008C3F80" w:rsidRPr="001A024A" w14:paraId="445DAFFF" w14:textId="77777777" w:rsidTr="00787014">
        <w:trPr>
          <w:trHeight w:val="244"/>
        </w:trPr>
        <w:tc>
          <w:tcPr>
            <w:tcW w:w="2300" w:type="dxa"/>
            <w:tcBorders>
              <w:left w:val="single" w:sz="8" w:space="0" w:color="auto"/>
              <w:right w:val="single" w:sz="8" w:space="0" w:color="auto"/>
            </w:tcBorders>
            <w:vAlign w:val="bottom"/>
          </w:tcPr>
          <w:p w14:paraId="575F7C3C" w14:textId="77777777" w:rsidR="008C3F80" w:rsidRPr="001A024A" w:rsidRDefault="008C3F80" w:rsidP="00787014">
            <w:pPr>
              <w:spacing w:line="244" w:lineRule="exact"/>
              <w:ind w:right="966"/>
              <w:jc w:val="right"/>
              <w:rPr>
                <w:rFonts w:ascii="Arial" w:hAnsi="Arial" w:cs="Arial"/>
                <w:color w:val="000000" w:themeColor="text1"/>
                <w:sz w:val="20"/>
                <w:szCs w:val="20"/>
              </w:rPr>
            </w:pPr>
            <w:r w:rsidRPr="001A024A">
              <w:rPr>
                <w:rFonts w:ascii="Arial" w:eastAsia="Arial" w:hAnsi="Arial" w:cs="Arial"/>
                <w:color w:val="000000" w:themeColor="text1"/>
              </w:rPr>
              <w:t>26/07/2022</w:t>
            </w:r>
          </w:p>
        </w:tc>
        <w:tc>
          <w:tcPr>
            <w:tcW w:w="2260" w:type="dxa"/>
            <w:tcBorders>
              <w:right w:val="single" w:sz="8" w:space="0" w:color="auto"/>
            </w:tcBorders>
            <w:vAlign w:val="bottom"/>
          </w:tcPr>
          <w:p w14:paraId="052DFF10" w14:textId="77777777" w:rsidR="008C3F80" w:rsidRPr="001A024A" w:rsidRDefault="008C3F80" w:rsidP="00787014">
            <w:pPr>
              <w:spacing w:line="244" w:lineRule="exact"/>
              <w:ind w:right="1746"/>
              <w:jc w:val="right"/>
              <w:rPr>
                <w:rFonts w:ascii="Arial" w:hAnsi="Arial" w:cs="Arial"/>
                <w:color w:val="000000" w:themeColor="text1"/>
                <w:sz w:val="20"/>
                <w:szCs w:val="20"/>
              </w:rPr>
            </w:pPr>
            <w:r w:rsidRPr="001A024A">
              <w:rPr>
                <w:rFonts w:ascii="Arial" w:eastAsia="Arial" w:hAnsi="Arial" w:cs="Arial"/>
                <w:color w:val="000000" w:themeColor="text1"/>
              </w:rPr>
              <w:t>1.0</w:t>
            </w:r>
          </w:p>
        </w:tc>
        <w:tc>
          <w:tcPr>
            <w:tcW w:w="2280" w:type="dxa"/>
            <w:tcBorders>
              <w:right w:val="single" w:sz="8" w:space="0" w:color="auto"/>
            </w:tcBorders>
            <w:vAlign w:val="bottom"/>
          </w:tcPr>
          <w:p w14:paraId="509EC68D" w14:textId="77777777" w:rsidR="008C3F80" w:rsidRPr="001A024A" w:rsidRDefault="008C3F80" w:rsidP="00787014">
            <w:pPr>
              <w:spacing w:line="244" w:lineRule="exact"/>
              <w:ind w:left="120"/>
              <w:rPr>
                <w:rFonts w:ascii="Arial" w:hAnsi="Arial" w:cs="Arial"/>
                <w:color w:val="000000" w:themeColor="text1"/>
                <w:sz w:val="20"/>
                <w:szCs w:val="20"/>
              </w:rPr>
            </w:pPr>
            <w:r w:rsidRPr="001A024A">
              <w:rPr>
                <w:rFonts w:ascii="Arial" w:eastAsia="Arial" w:hAnsi="Arial" w:cs="Arial"/>
                <w:color w:val="000000" w:themeColor="text1"/>
              </w:rPr>
              <w:t>Introduction,</w:t>
            </w:r>
          </w:p>
        </w:tc>
        <w:tc>
          <w:tcPr>
            <w:tcW w:w="2354" w:type="dxa"/>
            <w:tcBorders>
              <w:right w:val="single" w:sz="8" w:space="0" w:color="auto"/>
            </w:tcBorders>
            <w:vAlign w:val="bottom"/>
          </w:tcPr>
          <w:p w14:paraId="763402D6" w14:textId="77777777" w:rsidR="008C3F80" w:rsidRPr="001A024A" w:rsidRDefault="008C3F80" w:rsidP="00787014">
            <w:pPr>
              <w:spacing w:line="244" w:lineRule="exact"/>
              <w:ind w:left="100"/>
              <w:rPr>
                <w:rFonts w:ascii="Arial" w:hAnsi="Arial" w:cs="Arial"/>
                <w:color w:val="000000" w:themeColor="text1"/>
                <w:sz w:val="20"/>
                <w:szCs w:val="20"/>
              </w:rPr>
            </w:pPr>
            <w:r w:rsidRPr="001A024A">
              <w:rPr>
                <w:rFonts w:ascii="Arial" w:eastAsia="Arial" w:hAnsi="Arial" w:cs="Arial"/>
                <w:color w:val="000000" w:themeColor="text1"/>
              </w:rPr>
              <w:t>Shashank Nishad</w:t>
            </w:r>
          </w:p>
        </w:tc>
      </w:tr>
      <w:tr w:rsidR="008C3F80" w:rsidRPr="001A024A" w14:paraId="2AB88EA0" w14:textId="77777777" w:rsidTr="00787014">
        <w:trPr>
          <w:trHeight w:val="274"/>
        </w:trPr>
        <w:tc>
          <w:tcPr>
            <w:tcW w:w="2300" w:type="dxa"/>
            <w:tcBorders>
              <w:left w:val="single" w:sz="8" w:space="0" w:color="auto"/>
              <w:right w:val="single" w:sz="8" w:space="0" w:color="auto"/>
            </w:tcBorders>
            <w:vAlign w:val="bottom"/>
          </w:tcPr>
          <w:p w14:paraId="5935A4F9" w14:textId="77777777" w:rsidR="008C3F80" w:rsidRPr="001A024A" w:rsidRDefault="008C3F80" w:rsidP="00787014">
            <w:pPr>
              <w:rPr>
                <w:rFonts w:ascii="Arial" w:hAnsi="Arial" w:cs="Arial"/>
                <w:color w:val="000000" w:themeColor="text1"/>
                <w:sz w:val="23"/>
                <w:szCs w:val="23"/>
              </w:rPr>
            </w:pPr>
          </w:p>
        </w:tc>
        <w:tc>
          <w:tcPr>
            <w:tcW w:w="2260" w:type="dxa"/>
            <w:tcBorders>
              <w:right w:val="single" w:sz="8" w:space="0" w:color="auto"/>
            </w:tcBorders>
            <w:vAlign w:val="bottom"/>
          </w:tcPr>
          <w:p w14:paraId="7A06CE67" w14:textId="77777777" w:rsidR="008C3F80" w:rsidRPr="001A024A" w:rsidRDefault="008C3F80" w:rsidP="00787014">
            <w:pPr>
              <w:rPr>
                <w:rFonts w:ascii="Arial" w:hAnsi="Arial" w:cs="Arial"/>
                <w:color w:val="000000" w:themeColor="text1"/>
                <w:sz w:val="23"/>
                <w:szCs w:val="23"/>
              </w:rPr>
            </w:pPr>
          </w:p>
        </w:tc>
        <w:tc>
          <w:tcPr>
            <w:tcW w:w="2280" w:type="dxa"/>
            <w:tcBorders>
              <w:right w:val="single" w:sz="8" w:space="0" w:color="auto"/>
            </w:tcBorders>
            <w:vAlign w:val="bottom"/>
          </w:tcPr>
          <w:p w14:paraId="72293F79" w14:textId="77777777" w:rsidR="008C3F80" w:rsidRPr="001A024A" w:rsidRDefault="008C3F80" w:rsidP="00787014">
            <w:pPr>
              <w:ind w:left="120"/>
              <w:rPr>
                <w:rFonts w:ascii="Arial" w:hAnsi="Arial" w:cs="Arial"/>
                <w:color w:val="000000" w:themeColor="text1"/>
                <w:sz w:val="20"/>
                <w:szCs w:val="20"/>
              </w:rPr>
            </w:pPr>
            <w:r w:rsidRPr="001A024A">
              <w:rPr>
                <w:rFonts w:ascii="Arial" w:eastAsia="Arial" w:hAnsi="Arial" w:cs="Arial"/>
                <w:color w:val="000000" w:themeColor="text1"/>
              </w:rPr>
              <w:t>Architecture,</w:t>
            </w:r>
          </w:p>
        </w:tc>
        <w:tc>
          <w:tcPr>
            <w:tcW w:w="2354" w:type="dxa"/>
            <w:tcBorders>
              <w:right w:val="single" w:sz="8" w:space="0" w:color="auto"/>
            </w:tcBorders>
            <w:vAlign w:val="bottom"/>
          </w:tcPr>
          <w:p w14:paraId="3375011D" w14:textId="77777777" w:rsidR="008C3F80" w:rsidRPr="001A024A" w:rsidRDefault="008C3F80" w:rsidP="00787014">
            <w:pPr>
              <w:rPr>
                <w:rFonts w:ascii="Arial" w:hAnsi="Arial" w:cs="Arial"/>
                <w:color w:val="000000" w:themeColor="text1"/>
                <w:sz w:val="23"/>
                <w:szCs w:val="23"/>
              </w:rPr>
            </w:pPr>
          </w:p>
        </w:tc>
      </w:tr>
      <w:tr w:rsidR="008C3F80" w:rsidRPr="001A024A" w14:paraId="72C493D0" w14:textId="77777777" w:rsidTr="00787014">
        <w:trPr>
          <w:trHeight w:val="274"/>
        </w:trPr>
        <w:tc>
          <w:tcPr>
            <w:tcW w:w="2300" w:type="dxa"/>
            <w:tcBorders>
              <w:left w:val="single" w:sz="8" w:space="0" w:color="auto"/>
              <w:right w:val="single" w:sz="8" w:space="0" w:color="auto"/>
            </w:tcBorders>
            <w:vAlign w:val="bottom"/>
          </w:tcPr>
          <w:p w14:paraId="054468D8" w14:textId="77777777" w:rsidR="008C3F80" w:rsidRPr="001A024A" w:rsidRDefault="008C3F80" w:rsidP="00787014">
            <w:pPr>
              <w:rPr>
                <w:rFonts w:ascii="Arial" w:hAnsi="Arial" w:cs="Arial"/>
                <w:color w:val="000000" w:themeColor="text1"/>
                <w:sz w:val="23"/>
                <w:szCs w:val="23"/>
              </w:rPr>
            </w:pPr>
          </w:p>
        </w:tc>
        <w:tc>
          <w:tcPr>
            <w:tcW w:w="2260" w:type="dxa"/>
            <w:tcBorders>
              <w:right w:val="single" w:sz="8" w:space="0" w:color="auto"/>
            </w:tcBorders>
            <w:vAlign w:val="bottom"/>
          </w:tcPr>
          <w:p w14:paraId="2C76DC58" w14:textId="77777777" w:rsidR="008C3F80" w:rsidRPr="001A024A" w:rsidRDefault="008C3F80" w:rsidP="00787014">
            <w:pPr>
              <w:rPr>
                <w:rFonts w:ascii="Arial" w:hAnsi="Arial" w:cs="Arial"/>
                <w:color w:val="000000" w:themeColor="text1"/>
                <w:sz w:val="23"/>
                <w:szCs w:val="23"/>
              </w:rPr>
            </w:pPr>
          </w:p>
        </w:tc>
        <w:tc>
          <w:tcPr>
            <w:tcW w:w="2280" w:type="dxa"/>
            <w:tcBorders>
              <w:right w:val="single" w:sz="8" w:space="0" w:color="auto"/>
            </w:tcBorders>
            <w:vAlign w:val="bottom"/>
          </w:tcPr>
          <w:p w14:paraId="66EFE672" w14:textId="77777777" w:rsidR="008C3F80" w:rsidRPr="001A024A" w:rsidRDefault="008C3F80" w:rsidP="00787014">
            <w:pPr>
              <w:ind w:left="120"/>
              <w:rPr>
                <w:rFonts w:ascii="Arial" w:hAnsi="Arial" w:cs="Arial"/>
                <w:color w:val="000000" w:themeColor="text1"/>
                <w:sz w:val="20"/>
                <w:szCs w:val="20"/>
              </w:rPr>
            </w:pPr>
            <w:r w:rsidRPr="001A024A">
              <w:rPr>
                <w:rFonts w:ascii="Arial" w:eastAsia="Arial" w:hAnsi="Arial" w:cs="Arial"/>
                <w:color w:val="000000" w:themeColor="text1"/>
              </w:rPr>
              <w:t>Deployment</w:t>
            </w:r>
          </w:p>
        </w:tc>
        <w:tc>
          <w:tcPr>
            <w:tcW w:w="2354" w:type="dxa"/>
            <w:tcBorders>
              <w:right w:val="single" w:sz="8" w:space="0" w:color="auto"/>
            </w:tcBorders>
            <w:vAlign w:val="bottom"/>
          </w:tcPr>
          <w:p w14:paraId="1C689263" w14:textId="77777777" w:rsidR="008C3F80" w:rsidRPr="001A024A" w:rsidRDefault="008C3F80" w:rsidP="00787014">
            <w:pPr>
              <w:rPr>
                <w:rFonts w:ascii="Arial" w:hAnsi="Arial" w:cs="Arial"/>
                <w:color w:val="000000" w:themeColor="text1"/>
                <w:sz w:val="23"/>
                <w:szCs w:val="23"/>
              </w:rPr>
            </w:pPr>
          </w:p>
        </w:tc>
      </w:tr>
      <w:tr w:rsidR="008C3F80" w:rsidRPr="001A024A" w14:paraId="3D02591D" w14:textId="77777777" w:rsidTr="00787014">
        <w:trPr>
          <w:trHeight w:val="110"/>
        </w:trPr>
        <w:tc>
          <w:tcPr>
            <w:tcW w:w="2300" w:type="dxa"/>
            <w:tcBorders>
              <w:left w:val="single" w:sz="8" w:space="0" w:color="auto"/>
              <w:bottom w:val="single" w:sz="8" w:space="0" w:color="auto"/>
              <w:right w:val="single" w:sz="8" w:space="0" w:color="auto"/>
            </w:tcBorders>
            <w:vAlign w:val="bottom"/>
          </w:tcPr>
          <w:p w14:paraId="7A678713" w14:textId="77777777" w:rsidR="008C3F80" w:rsidRPr="001A024A" w:rsidRDefault="008C3F80" w:rsidP="00787014">
            <w:pPr>
              <w:rPr>
                <w:rFonts w:ascii="Arial" w:hAnsi="Arial" w:cs="Arial"/>
                <w:color w:val="000000" w:themeColor="text1"/>
                <w:sz w:val="9"/>
                <w:szCs w:val="9"/>
              </w:rPr>
            </w:pPr>
          </w:p>
        </w:tc>
        <w:tc>
          <w:tcPr>
            <w:tcW w:w="2260" w:type="dxa"/>
            <w:tcBorders>
              <w:bottom w:val="single" w:sz="8" w:space="0" w:color="auto"/>
              <w:right w:val="single" w:sz="8" w:space="0" w:color="auto"/>
            </w:tcBorders>
            <w:vAlign w:val="bottom"/>
          </w:tcPr>
          <w:p w14:paraId="70B5CF1F" w14:textId="77777777" w:rsidR="008C3F80" w:rsidRPr="001A024A" w:rsidRDefault="008C3F80" w:rsidP="00787014">
            <w:pPr>
              <w:rPr>
                <w:rFonts w:ascii="Arial" w:hAnsi="Arial" w:cs="Arial"/>
                <w:color w:val="000000" w:themeColor="text1"/>
                <w:sz w:val="9"/>
                <w:szCs w:val="9"/>
              </w:rPr>
            </w:pPr>
          </w:p>
        </w:tc>
        <w:tc>
          <w:tcPr>
            <w:tcW w:w="2280" w:type="dxa"/>
            <w:tcBorders>
              <w:bottom w:val="single" w:sz="8" w:space="0" w:color="auto"/>
              <w:right w:val="single" w:sz="8" w:space="0" w:color="auto"/>
            </w:tcBorders>
            <w:vAlign w:val="bottom"/>
          </w:tcPr>
          <w:p w14:paraId="09D7D5C5" w14:textId="77777777" w:rsidR="008C3F80" w:rsidRPr="001A024A" w:rsidRDefault="008C3F80" w:rsidP="00787014">
            <w:pPr>
              <w:rPr>
                <w:rFonts w:ascii="Arial" w:hAnsi="Arial" w:cs="Arial"/>
                <w:color w:val="000000" w:themeColor="text1"/>
                <w:sz w:val="9"/>
                <w:szCs w:val="9"/>
              </w:rPr>
            </w:pPr>
          </w:p>
        </w:tc>
        <w:tc>
          <w:tcPr>
            <w:tcW w:w="2354" w:type="dxa"/>
            <w:tcBorders>
              <w:bottom w:val="single" w:sz="8" w:space="0" w:color="auto"/>
              <w:right w:val="single" w:sz="8" w:space="0" w:color="auto"/>
            </w:tcBorders>
            <w:vAlign w:val="bottom"/>
          </w:tcPr>
          <w:p w14:paraId="3830A3A2" w14:textId="77777777" w:rsidR="008C3F80" w:rsidRPr="001A024A" w:rsidRDefault="008C3F80" w:rsidP="00787014">
            <w:pPr>
              <w:rPr>
                <w:rFonts w:ascii="Arial" w:hAnsi="Arial" w:cs="Arial"/>
                <w:color w:val="000000" w:themeColor="text1"/>
                <w:sz w:val="9"/>
                <w:szCs w:val="9"/>
              </w:rPr>
            </w:pPr>
          </w:p>
        </w:tc>
      </w:tr>
      <w:tr w:rsidR="008C3F80" w:rsidRPr="001A024A" w14:paraId="7BD21716" w14:textId="77777777" w:rsidTr="00787014">
        <w:trPr>
          <w:trHeight w:val="247"/>
        </w:trPr>
        <w:tc>
          <w:tcPr>
            <w:tcW w:w="2300" w:type="dxa"/>
            <w:tcBorders>
              <w:left w:val="single" w:sz="8" w:space="0" w:color="auto"/>
              <w:right w:val="single" w:sz="8" w:space="0" w:color="auto"/>
            </w:tcBorders>
            <w:vAlign w:val="bottom"/>
          </w:tcPr>
          <w:p w14:paraId="1E219085" w14:textId="77777777" w:rsidR="008C3F80" w:rsidRPr="001A024A" w:rsidRDefault="008C3F80" w:rsidP="00787014">
            <w:pPr>
              <w:spacing w:line="247" w:lineRule="exact"/>
              <w:ind w:right="966"/>
              <w:jc w:val="right"/>
              <w:rPr>
                <w:rFonts w:ascii="Arial" w:hAnsi="Arial" w:cs="Arial"/>
                <w:color w:val="000000" w:themeColor="text1"/>
                <w:sz w:val="20"/>
                <w:szCs w:val="20"/>
              </w:rPr>
            </w:pPr>
            <w:r w:rsidRPr="001A024A">
              <w:rPr>
                <w:rFonts w:ascii="Arial" w:eastAsia="Arial" w:hAnsi="Arial" w:cs="Arial"/>
                <w:color w:val="000000" w:themeColor="text1"/>
              </w:rPr>
              <w:t>03/07/2022</w:t>
            </w:r>
          </w:p>
        </w:tc>
        <w:tc>
          <w:tcPr>
            <w:tcW w:w="2260" w:type="dxa"/>
            <w:tcBorders>
              <w:right w:val="single" w:sz="8" w:space="0" w:color="auto"/>
            </w:tcBorders>
            <w:vAlign w:val="bottom"/>
          </w:tcPr>
          <w:p w14:paraId="08B1EFC6" w14:textId="77777777" w:rsidR="008C3F80" w:rsidRPr="001A024A" w:rsidRDefault="008C3F80" w:rsidP="00787014">
            <w:pPr>
              <w:spacing w:line="247" w:lineRule="exact"/>
              <w:ind w:right="1746"/>
              <w:jc w:val="right"/>
              <w:rPr>
                <w:rFonts w:ascii="Arial" w:hAnsi="Arial" w:cs="Arial"/>
                <w:color w:val="000000" w:themeColor="text1"/>
                <w:sz w:val="20"/>
                <w:szCs w:val="20"/>
              </w:rPr>
            </w:pPr>
            <w:r w:rsidRPr="001A024A">
              <w:rPr>
                <w:rFonts w:ascii="Arial" w:eastAsia="Arial" w:hAnsi="Arial" w:cs="Arial"/>
                <w:color w:val="000000" w:themeColor="text1"/>
              </w:rPr>
              <w:t>1.1</w:t>
            </w:r>
          </w:p>
        </w:tc>
        <w:tc>
          <w:tcPr>
            <w:tcW w:w="2280" w:type="dxa"/>
            <w:tcBorders>
              <w:right w:val="single" w:sz="8" w:space="0" w:color="auto"/>
            </w:tcBorders>
            <w:vAlign w:val="bottom"/>
          </w:tcPr>
          <w:p w14:paraId="2D482DE9" w14:textId="77777777" w:rsidR="008C3F80" w:rsidRPr="001A024A" w:rsidRDefault="008C3F80" w:rsidP="00787014">
            <w:pPr>
              <w:spacing w:line="247" w:lineRule="exact"/>
              <w:ind w:left="120"/>
              <w:rPr>
                <w:rFonts w:ascii="Arial" w:hAnsi="Arial" w:cs="Arial"/>
                <w:color w:val="000000" w:themeColor="text1"/>
                <w:sz w:val="20"/>
                <w:szCs w:val="20"/>
              </w:rPr>
            </w:pPr>
            <w:r w:rsidRPr="001A024A">
              <w:rPr>
                <w:rFonts w:ascii="Arial" w:eastAsia="Arial" w:hAnsi="Arial" w:cs="Arial"/>
                <w:color w:val="000000" w:themeColor="text1"/>
              </w:rPr>
              <w:t>Final Revision</w:t>
            </w:r>
          </w:p>
        </w:tc>
        <w:tc>
          <w:tcPr>
            <w:tcW w:w="2354" w:type="dxa"/>
            <w:tcBorders>
              <w:right w:val="single" w:sz="8" w:space="0" w:color="auto"/>
            </w:tcBorders>
            <w:vAlign w:val="bottom"/>
          </w:tcPr>
          <w:p w14:paraId="45161936" w14:textId="77777777" w:rsidR="008C3F80" w:rsidRPr="001A024A" w:rsidRDefault="008C3F80" w:rsidP="00787014">
            <w:pPr>
              <w:spacing w:line="247" w:lineRule="exact"/>
              <w:ind w:left="100"/>
              <w:rPr>
                <w:rFonts w:ascii="Arial" w:hAnsi="Arial" w:cs="Arial"/>
                <w:color w:val="000000" w:themeColor="text1"/>
                <w:sz w:val="20"/>
                <w:szCs w:val="20"/>
              </w:rPr>
            </w:pPr>
            <w:r w:rsidRPr="001A024A">
              <w:rPr>
                <w:rFonts w:ascii="Arial" w:eastAsia="Arial" w:hAnsi="Arial" w:cs="Arial"/>
                <w:color w:val="000000" w:themeColor="text1"/>
              </w:rPr>
              <w:t>Shashank Nishad</w:t>
            </w:r>
          </w:p>
        </w:tc>
      </w:tr>
      <w:tr w:rsidR="008C3F80" w:rsidRPr="001A024A" w14:paraId="1CBDE08E" w14:textId="77777777" w:rsidTr="00787014">
        <w:trPr>
          <w:trHeight w:val="1101"/>
        </w:trPr>
        <w:tc>
          <w:tcPr>
            <w:tcW w:w="2300" w:type="dxa"/>
            <w:tcBorders>
              <w:left w:val="single" w:sz="8" w:space="0" w:color="auto"/>
              <w:bottom w:val="single" w:sz="8" w:space="0" w:color="auto"/>
              <w:right w:val="single" w:sz="8" w:space="0" w:color="auto"/>
            </w:tcBorders>
            <w:vAlign w:val="bottom"/>
          </w:tcPr>
          <w:p w14:paraId="45CCAB77" w14:textId="77777777" w:rsidR="008C3F80" w:rsidRPr="001A024A" w:rsidRDefault="008C3F80" w:rsidP="00787014">
            <w:pPr>
              <w:rPr>
                <w:rFonts w:ascii="Arial" w:hAnsi="Arial" w:cs="Arial"/>
                <w:color w:val="000000" w:themeColor="text1"/>
                <w:szCs w:val="24"/>
              </w:rPr>
            </w:pPr>
          </w:p>
        </w:tc>
        <w:tc>
          <w:tcPr>
            <w:tcW w:w="2260" w:type="dxa"/>
            <w:tcBorders>
              <w:bottom w:val="single" w:sz="8" w:space="0" w:color="auto"/>
              <w:right w:val="single" w:sz="8" w:space="0" w:color="auto"/>
            </w:tcBorders>
            <w:vAlign w:val="bottom"/>
          </w:tcPr>
          <w:p w14:paraId="57DAD377" w14:textId="77777777" w:rsidR="008C3F80" w:rsidRPr="001A024A" w:rsidRDefault="008C3F80" w:rsidP="00787014">
            <w:pPr>
              <w:rPr>
                <w:rFonts w:ascii="Arial" w:hAnsi="Arial" w:cs="Arial"/>
                <w:color w:val="000000" w:themeColor="text1"/>
                <w:szCs w:val="24"/>
              </w:rPr>
            </w:pPr>
          </w:p>
        </w:tc>
        <w:tc>
          <w:tcPr>
            <w:tcW w:w="2280" w:type="dxa"/>
            <w:tcBorders>
              <w:bottom w:val="single" w:sz="8" w:space="0" w:color="auto"/>
              <w:right w:val="single" w:sz="8" w:space="0" w:color="auto"/>
            </w:tcBorders>
            <w:vAlign w:val="bottom"/>
          </w:tcPr>
          <w:p w14:paraId="00EF50E7" w14:textId="77777777" w:rsidR="008C3F80" w:rsidRPr="001A024A" w:rsidRDefault="008C3F80" w:rsidP="00787014">
            <w:pPr>
              <w:rPr>
                <w:rFonts w:ascii="Arial" w:hAnsi="Arial" w:cs="Arial"/>
                <w:color w:val="000000" w:themeColor="text1"/>
                <w:szCs w:val="24"/>
              </w:rPr>
            </w:pPr>
          </w:p>
        </w:tc>
        <w:tc>
          <w:tcPr>
            <w:tcW w:w="2354" w:type="dxa"/>
            <w:tcBorders>
              <w:bottom w:val="single" w:sz="8" w:space="0" w:color="auto"/>
              <w:right w:val="single" w:sz="8" w:space="0" w:color="auto"/>
            </w:tcBorders>
            <w:vAlign w:val="bottom"/>
          </w:tcPr>
          <w:p w14:paraId="77FF6B22" w14:textId="77777777" w:rsidR="008C3F80" w:rsidRPr="001A024A" w:rsidRDefault="008C3F80" w:rsidP="00787014">
            <w:pPr>
              <w:rPr>
                <w:rFonts w:ascii="Arial" w:hAnsi="Arial" w:cs="Arial"/>
                <w:color w:val="000000" w:themeColor="text1"/>
                <w:szCs w:val="24"/>
              </w:rPr>
            </w:pPr>
          </w:p>
        </w:tc>
      </w:tr>
    </w:tbl>
    <w:p w14:paraId="3B5C6780" w14:textId="77777777" w:rsidR="008C3F80" w:rsidRPr="001A024A" w:rsidRDefault="008C3F80" w:rsidP="008C3F80">
      <w:pPr>
        <w:spacing w:line="200" w:lineRule="exact"/>
        <w:rPr>
          <w:rFonts w:ascii="Arial" w:hAnsi="Arial" w:cs="Arial"/>
          <w:color w:val="000000" w:themeColor="text1"/>
          <w:sz w:val="20"/>
          <w:szCs w:val="20"/>
        </w:rPr>
      </w:pPr>
    </w:p>
    <w:p w14:paraId="62FB7104" w14:textId="77777777" w:rsidR="008C3F80" w:rsidRPr="001A024A" w:rsidRDefault="008C3F80" w:rsidP="008C3F80">
      <w:pPr>
        <w:spacing w:line="200" w:lineRule="exact"/>
        <w:rPr>
          <w:rFonts w:ascii="Arial" w:hAnsi="Arial" w:cs="Arial"/>
          <w:color w:val="000000" w:themeColor="text1"/>
          <w:sz w:val="20"/>
          <w:szCs w:val="20"/>
        </w:rPr>
      </w:pPr>
    </w:p>
    <w:p w14:paraId="632B8649" w14:textId="77777777" w:rsidR="008C3F80" w:rsidRPr="001A024A" w:rsidRDefault="008C3F80" w:rsidP="008C3F80">
      <w:pPr>
        <w:spacing w:line="200" w:lineRule="exact"/>
        <w:rPr>
          <w:rFonts w:ascii="Arial" w:hAnsi="Arial" w:cs="Arial"/>
          <w:color w:val="000000" w:themeColor="text1"/>
          <w:sz w:val="20"/>
          <w:szCs w:val="20"/>
        </w:rPr>
      </w:pPr>
    </w:p>
    <w:p w14:paraId="17CB8493" w14:textId="77777777" w:rsidR="008C3F80" w:rsidRPr="001A024A" w:rsidRDefault="008C3F80" w:rsidP="008C3F80">
      <w:pPr>
        <w:spacing w:line="200" w:lineRule="exact"/>
        <w:rPr>
          <w:rFonts w:ascii="Arial" w:hAnsi="Arial" w:cs="Arial"/>
          <w:color w:val="000000" w:themeColor="text1"/>
          <w:sz w:val="20"/>
          <w:szCs w:val="20"/>
        </w:rPr>
      </w:pPr>
    </w:p>
    <w:p w14:paraId="75A9BE03" w14:textId="77777777" w:rsidR="008C3F80" w:rsidRPr="001A024A" w:rsidRDefault="008C3F80" w:rsidP="008C3F80">
      <w:pPr>
        <w:spacing w:line="200" w:lineRule="exact"/>
        <w:rPr>
          <w:rFonts w:ascii="Arial" w:hAnsi="Arial" w:cs="Arial"/>
          <w:color w:val="000000" w:themeColor="text1"/>
          <w:sz w:val="20"/>
          <w:szCs w:val="20"/>
        </w:rPr>
      </w:pPr>
    </w:p>
    <w:p w14:paraId="0BEB654A" w14:textId="77777777" w:rsidR="008C3F80" w:rsidRPr="001A024A" w:rsidRDefault="008C3F80" w:rsidP="008C3F80">
      <w:pPr>
        <w:spacing w:line="200" w:lineRule="exact"/>
        <w:rPr>
          <w:rFonts w:ascii="Arial" w:hAnsi="Arial" w:cs="Arial"/>
          <w:color w:val="000000" w:themeColor="text1"/>
          <w:sz w:val="20"/>
          <w:szCs w:val="20"/>
        </w:rPr>
      </w:pPr>
    </w:p>
    <w:p w14:paraId="60998672" w14:textId="77777777" w:rsidR="008C3F80" w:rsidRPr="001A024A" w:rsidRDefault="008C3F80" w:rsidP="008C3F80">
      <w:pPr>
        <w:spacing w:line="200" w:lineRule="exact"/>
        <w:rPr>
          <w:rFonts w:ascii="Arial" w:hAnsi="Arial" w:cs="Arial"/>
          <w:color w:val="000000" w:themeColor="text1"/>
          <w:sz w:val="20"/>
          <w:szCs w:val="20"/>
        </w:rPr>
      </w:pPr>
    </w:p>
    <w:p w14:paraId="7CC7B6F3" w14:textId="77777777" w:rsidR="008C3F80" w:rsidRPr="001A024A" w:rsidRDefault="008C3F80" w:rsidP="008C3F80">
      <w:pPr>
        <w:spacing w:line="200" w:lineRule="exact"/>
        <w:rPr>
          <w:rFonts w:ascii="Arial" w:hAnsi="Arial" w:cs="Arial"/>
          <w:color w:val="000000" w:themeColor="text1"/>
          <w:sz w:val="20"/>
          <w:szCs w:val="20"/>
        </w:rPr>
      </w:pPr>
    </w:p>
    <w:p w14:paraId="14C28BEE" w14:textId="77777777" w:rsidR="008C3F80" w:rsidRPr="001A024A" w:rsidRDefault="008C3F80" w:rsidP="008C3F80">
      <w:pPr>
        <w:rPr>
          <w:rFonts w:ascii="Arial" w:hAnsi="Arial" w:cs="Arial"/>
          <w:color w:val="000000" w:themeColor="text1"/>
          <w:sz w:val="20"/>
          <w:szCs w:val="20"/>
        </w:rPr>
      </w:pPr>
      <w:r w:rsidRPr="001A024A">
        <w:rPr>
          <w:rFonts w:ascii="Arial" w:eastAsia="Arial" w:hAnsi="Arial" w:cs="Arial"/>
          <w:b/>
          <w:bCs/>
          <w:color w:val="000000" w:themeColor="text1"/>
          <w:sz w:val="32"/>
          <w:szCs w:val="32"/>
        </w:rPr>
        <w:t>Contents</w:t>
      </w:r>
    </w:p>
    <w:p w14:paraId="067EE27C" w14:textId="77777777" w:rsidR="008C3F80" w:rsidRPr="001A024A" w:rsidRDefault="008C3F80" w:rsidP="008C3F80">
      <w:pPr>
        <w:spacing w:line="200" w:lineRule="exact"/>
        <w:rPr>
          <w:rFonts w:ascii="Arial" w:hAnsi="Arial" w:cs="Arial"/>
          <w:color w:val="000000" w:themeColor="text1"/>
          <w:sz w:val="20"/>
          <w:szCs w:val="20"/>
        </w:rPr>
      </w:pPr>
    </w:p>
    <w:p w14:paraId="4CC36B4A" w14:textId="77777777" w:rsidR="008C3F80" w:rsidRPr="001A024A" w:rsidRDefault="008C3F80" w:rsidP="008C3F80">
      <w:pPr>
        <w:spacing w:line="237" w:lineRule="exact"/>
        <w:rPr>
          <w:rFonts w:ascii="Arial" w:hAnsi="Arial" w:cs="Arial"/>
          <w:color w:val="000000" w:themeColor="text1"/>
          <w:sz w:val="20"/>
          <w:szCs w:val="20"/>
        </w:rPr>
      </w:pPr>
    </w:p>
    <w:p w14:paraId="7FF7D138" w14:textId="77777777" w:rsidR="008C3F80" w:rsidRPr="001A024A" w:rsidRDefault="008C3F80" w:rsidP="008C3F80">
      <w:pPr>
        <w:rPr>
          <w:rFonts w:ascii="Arial" w:hAnsi="Arial" w:cs="Arial"/>
          <w:color w:val="000000" w:themeColor="text1"/>
          <w:sz w:val="20"/>
          <w:szCs w:val="20"/>
        </w:rPr>
      </w:pPr>
      <w:r w:rsidRPr="001A024A">
        <w:rPr>
          <w:rFonts w:ascii="Arial" w:eastAsia="Arial" w:hAnsi="Arial" w:cs="Arial"/>
          <w:color w:val="000000" w:themeColor="text1"/>
        </w:rPr>
        <w:t>Document Version Control…………………………………………………………………………2</w:t>
      </w:r>
    </w:p>
    <w:p w14:paraId="61223B4A" w14:textId="77777777" w:rsidR="008C3F80" w:rsidRPr="001A024A" w:rsidRDefault="008C3F80" w:rsidP="008C3F80">
      <w:pPr>
        <w:spacing w:line="258" w:lineRule="exact"/>
        <w:rPr>
          <w:rFonts w:ascii="Arial" w:hAnsi="Arial" w:cs="Arial"/>
          <w:color w:val="000000" w:themeColor="text1"/>
          <w:sz w:val="20"/>
          <w:szCs w:val="20"/>
        </w:rPr>
      </w:pPr>
    </w:p>
    <w:p w14:paraId="79498016" w14:textId="77777777" w:rsidR="008C3F80" w:rsidRPr="001A024A" w:rsidRDefault="008C3F80" w:rsidP="008C3F80">
      <w:pPr>
        <w:numPr>
          <w:ilvl w:val="0"/>
          <w:numId w:val="45"/>
        </w:numPr>
        <w:tabs>
          <w:tab w:val="left" w:pos="300"/>
        </w:tabs>
        <w:spacing w:line="240" w:lineRule="auto"/>
        <w:ind w:left="300" w:hanging="300"/>
        <w:jc w:val="left"/>
        <w:rPr>
          <w:rFonts w:ascii="Arial" w:eastAsia="Arial" w:hAnsi="Arial" w:cs="Arial"/>
          <w:color w:val="000000" w:themeColor="text1"/>
        </w:rPr>
      </w:pPr>
      <w:r w:rsidRPr="001A024A">
        <w:rPr>
          <w:rFonts w:ascii="Arial" w:eastAsia="Arial" w:hAnsi="Arial" w:cs="Arial"/>
          <w:color w:val="000000" w:themeColor="text1"/>
        </w:rPr>
        <w:t>Introduction………………………………………………………………….4</w:t>
      </w:r>
    </w:p>
    <w:p w14:paraId="13C3D603" w14:textId="77777777" w:rsidR="008C3F80" w:rsidRPr="001A024A" w:rsidRDefault="008C3F80" w:rsidP="008C3F80">
      <w:pPr>
        <w:spacing w:line="177" w:lineRule="exact"/>
        <w:rPr>
          <w:rFonts w:ascii="Arial" w:hAnsi="Arial" w:cs="Arial"/>
          <w:color w:val="000000" w:themeColor="text1"/>
          <w:sz w:val="20"/>
          <w:szCs w:val="20"/>
        </w:rPr>
      </w:pPr>
    </w:p>
    <w:p w14:paraId="5AF5FB0B" w14:textId="77777777" w:rsidR="008C3F80" w:rsidRPr="001A024A" w:rsidRDefault="008C3F80" w:rsidP="008C3F80">
      <w:pPr>
        <w:tabs>
          <w:tab w:val="left" w:leader="dot" w:pos="8040"/>
        </w:tabs>
        <w:rPr>
          <w:rFonts w:ascii="Arial" w:eastAsia="Arial" w:hAnsi="Arial" w:cs="Arial"/>
          <w:color w:val="000000" w:themeColor="text1"/>
          <w:sz w:val="21"/>
          <w:szCs w:val="21"/>
        </w:rPr>
      </w:pPr>
      <w:r w:rsidRPr="001A024A">
        <w:rPr>
          <w:rFonts w:ascii="Arial" w:eastAsia="Arial" w:hAnsi="Arial" w:cs="Arial"/>
          <w:color w:val="000000" w:themeColor="text1"/>
        </w:rPr>
        <w:t>1.1 What is Architecture Design Document?</w:t>
      </w:r>
      <w:r w:rsidRPr="001A024A">
        <w:rPr>
          <w:rFonts w:ascii="Arial" w:hAnsi="Arial" w:cs="Arial"/>
          <w:color w:val="000000" w:themeColor="text1"/>
          <w:sz w:val="20"/>
          <w:szCs w:val="20"/>
        </w:rPr>
        <w:tab/>
      </w:r>
      <w:r w:rsidRPr="001A024A">
        <w:rPr>
          <w:rFonts w:ascii="Arial" w:eastAsia="Arial" w:hAnsi="Arial" w:cs="Arial"/>
          <w:color w:val="000000" w:themeColor="text1"/>
          <w:sz w:val="21"/>
          <w:szCs w:val="21"/>
        </w:rPr>
        <w:t>4</w:t>
      </w:r>
    </w:p>
    <w:p w14:paraId="29ACB98D" w14:textId="77777777" w:rsidR="008C3F80" w:rsidRPr="001A024A" w:rsidRDefault="008C3F80" w:rsidP="008C3F80">
      <w:pPr>
        <w:ind w:right="66"/>
        <w:rPr>
          <w:rFonts w:ascii="Arial" w:hAnsi="Arial" w:cs="Arial"/>
          <w:color w:val="000000" w:themeColor="text1"/>
          <w:sz w:val="20"/>
          <w:szCs w:val="20"/>
        </w:rPr>
      </w:pPr>
      <w:r w:rsidRPr="001A024A">
        <w:rPr>
          <w:rFonts w:ascii="Arial" w:eastAsia="Calibri" w:hAnsi="Arial" w:cs="Arial"/>
          <w:noProof/>
          <w:color w:val="000000" w:themeColor="text1"/>
        </w:rPr>
        <mc:AlternateContent>
          <mc:Choice Requires="wps">
            <w:drawing>
              <wp:anchor distT="0" distB="0" distL="114300" distR="114300" simplePos="0" relativeHeight="251680768" behindDoc="1" locked="0" layoutInCell="0" allowOverlap="1" wp14:anchorId="5D759938" wp14:editId="0383D1D7">
                <wp:simplePos x="0" y="0"/>
                <wp:positionH relativeFrom="page">
                  <wp:posOffset>905510</wp:posOffset>
                </wp:positionH>
                <wp:positionV relativeFrom="page">
                  <wp:posOffset>457200</wp:posOffset>
                </wp:positionV>
                <wp:extent cx="5692775" cy="170180"/>
                <wp:effectExtent l="0" t="0" r="0" b="0"/>
                <wp:wrapNone/>
                <wp:docPr id="43"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775" cy="170180"/>
                        </a:xfrm>
                        <a:prstGeom prst="rect">
                          <a:avLst/>
                        </a:prstGeom>
                        <a:solidFill>
                          <a:srgbClr val="ED7D31"/>
                        </a:solidFill>
                      </wps:spPr>
                      <wps:bodyPr/>
                    </wps:wsp>
                  </a:graphicData>
                </a:graphic>
              </wp:anchor>
            </w:drawing>
          </mc:Choice>
          <mc:Fallback>
            <w:pict>
              <v:rect w14:anchorId="414D96D0" id="Shape 4" o:spid="_x0000_s1026" style="position:absolute;margin-left:71.3pt;margin-top:36pt;width:448.25pt;height:13.4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wsewEAAOMCAAAOAAAAZHJzL2Uyb0RvYy54bWysUsFuEzEQvSPxD5bvxLtBbco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" o:allowincell="f" fillcolor="#ed7d31" stroked="f">
                <w10:wrap anchorx="page" anchory="page"/>
              </v:rect>
            </w:pict>
          </mc:Fallback>
        </mc:AlternateContent>
      </w:r>
      <w:r w:rsidRPr="001A024A">
        <w:rPr>
          <w:rFonts w:ascii="Arial" w:eastAsia="Arial" w:hAnsi="Arial" w:cs="Arial"/>
          <w:color w:val="000000" w:themeColor="text1"/>
        </w:rPr>
        <w:t>1.2 Scope……………………………………………………………………………4</w:t>
      </w:r>
    </w:p>
    <w:p w14:paraId="625726EB" w14:textId="77777777" w:rsidR="008C3F80" w:rsidRPr="001A024A" w:rsidRDefault="008C3F80" w:rsidP="008C3F80">
      <w:pPr>
        <w:spacing w:line="263" w:lineRule="exact"/>
        <w:rPr>
          <w:rFonts w:ascii="Arial" w:hAnsi="Arial" w:cs="Arial"/>
          <w:color w:val="000000" w:themeColor="text1"/>
          <w:sz w:val="20"/>
          <w:szCs w:val="20"/>
        </w:rPr>
      </w:pPr>
    </w:p>
    <w:p w14:paraId="447CF743" w14:textId="77777777" w:rsidR="008C3F80" w:rsidRPr="001A024A" w:rsidRDefault="008C3F80" w:rsidP="008C3F80">
      <w:pPr>
        <w:numPr>
          <w:ilvl w:val="0"/>
          <w:numId w:val="39"/>
        </w:numPr>
        <w:tabs>
          <w:tab w:val="left" w:pos="320"/>
        </w:tabs>
        <w:spacing w:line="240" w:lineRule="auto"/>
        <w:ind w:left="320" w:hanging="300"/>
        <w:jc w:val="left"/>
        <w:rPr>
          <w:rFonts w:ascii="Arial" w:eastAsia="Arial" w:hAnsi="Arial" w:cs="Arial"/>
          <w:color w:val="000000" w:themeColor="text1"/>
        </w:rPr>
      </w:pPr>
      <w:r w:rsidRPr="001A024A">
        <w:rPr>
          <w:rFonts w:ascii="Arial" w:eastAsia="Arial" w:hAnsi="Arial" w:cs="Arial"/>
          <w:color w:val="000000" w:themeColor="text1"/>
        </w:rPr>
        <w:t>Architecture……….……………………………………………………….……...5</w:t>
      </w:r>
    </w:p>
    <w:p w14:paraId="0926A2C7" w14:textId="77777777" w:rsidR="008C3F80" w:rsidRPr="001A024A" w:rsidRDefault="008C3F80" w:rsidP="008C3F80">
      <w:pPr>
        <w:spacing w:line="256" w:lineRule="exact"/>
        <w:rPr>
          <w:rFonts w:ascii="Arial" w:hAnsi="Arial" w:cs="Arial"/>
          <w:color w:val="000000" w:themeColor="text1"/>
          <w:sz w:val="20"/>
          <w:szCs w:val="20"/>
        </w:rPr>
      </w:pPr>
    </w:p>
    <w:p w14:paraId="2A3F732D" w14:textId="77777777" w:rsidR="008C3F80" w:rsidRPr="001A024A" w:rsidRDefault="008C3F80" w:rsidP="008C3F80">
      <w:pPr>
        <w:ind w:left="20"/>
        <w:rPr>
          <w:rFonts w:ascii="Arial" w:hAnsi="Arial" w:cs="Arial"/>
          <w:color w:val="000000" w:themeColor="text1"/>
          <w:sz w:val="20"/>
          <w:szCs w:val="20"/>
        </w:rPr>
      </w:pPr>
      <w:r w:rsidRPr="001A024A">
        <w:rPr>
          <w:rFonts w:ascii="Arial" w:eastAsia="Arial" w:hAnsi="Arial" w:cs="Arial"/>
          <w:color w:val="000000" w:themeColor="text1"/>
        </w:rPr>
        <w:t>2.1 Power BI Architecture………………………………………………………………….5</w:t>
      </w:r>
    </w:p>
    <w:p w14:paraId="5F3258BE" w14:textId="77777777" w:rsidR="008C3F80" w:rsidRPr="001A024A" w:rsidRDefault="008C3F80" w:rsidP="008C3F80">
      <w:pPr>
        <w:spacing w:line="261" w:lineRule="exact"/>
        <w:rPr>
          <w:rFonts w:ascii="Arial" w:hAnsi="Arial" w:cs="Arial"/>
          <w:color w:val="000000" w:themeColor="text1"/>
          <w:sz w:val="20"/>
          <w:szCs w:val="20"/>
        </w:rPr>
      </w:pPr>
    </w:p>
    <w:p w14:paraId="2983513C" w14:textId="77777777" w:rsidR="008C3F80" w:rsidRPr="001A024A" w:rsidRDefault="008C3F80" w:rsidP="008C3F80">
      <w:pPr>
        <w:ind w:left="20"/>
        <w:rPr>
          <w:rFonts w:ascii="Arial" w:hAnsi="Arial" w:cs="Arial"/>
          <w:color w:val="000000" w:themeColor="text1"/>
          <w:sz w:val="20"/>
          <w:szCs w:val="20"/>
        </w:rPr>
      </w:pPr>
      <w:r w:rsidRPr="001A024A">
        <w:rPr>
          <w:rFonts w:ascii="Arial" w:eastAsia="Arial" w:hAnsi="Arial" w:cs="Arial"/>
          <w:color w:val="000000" w:themeColor="text1"/>
        </w:rPr>
        <w:t xml:space="preserve">2.2 Components of Power BI Architecture……………………………………….6 </w:t>
      </w:r>
    </w:p>
    <w:p w14:paraId="2DD026F7" w14:textId="77777777" w:rsidR="008C3F80" w:rsidRPr="001A024A" w:rsidRDefault="008C3F80" w:rsidP="008C3F80">
      <w:pPr>
        <w:spacing w:line="261" w:lineRule="exact"/>
        <w:rPr>
          <w:rFonts w:ascii="Arial" w:hAnsi="Arial" w:cs="Arial"/>
          <w:color w:val="000000" w:themeColor="text1"/>
          <w:sz w:val="20"/>
          <w:szCs w:val="20"/>
        </w:rPr>
      </w:pPr>
    </w:p>
    <w:p w14:paraId="2573A61A" w14:textId="77777777" w:rsidR="008C3F80" w:rsidRPr="001A024A" w:rsidRDefault="008C3F80" w:rsidP="008C3F80">
      <w:pPr>
        <w:ind w:left="20"/>
        <w:rPr>
          <w:rFonts w:ascii="Arial" w:hAnsi="Arial" w:cs="Arial"/>
          <w:color w:val="000000" w:themeColor="text1"/>
          <w:sz w:val="20"/>
          <w:szCs w:val="20"/>
        </w:rPr>
      </w:pPr>
      <w:r w:rsidRPr="001A024A">
        <w:rPr>
          <w:rFonts w:ascii="Arial" w:eastAsia="Arial" w:hAnsi="Arial" w:cs="Arial"/>
          <w:color w:val="000000" w:themeColor="text1"/>
        </w:rPr>
        <w:t>3.1 Power BI Deployment………………………………………………………………….7</w:t>
      </w:r>
    </w:p>
    <w:p w14:paraId="60B7FB26" w14:textId="77777777" w:rsidR="008C3F80" w:rsidRPr="001A024A" w:rsidRDefault="008C3F80" w:rsidP="008C3F80">
      <w:pPr>
        <w:spacing w:line="237" w:lineRule="exact"/>
        <w:rPr>
          <w:rFonts w:ascii="Arial" w:hAnsi="Arial" w:cs="Arial"/>
          <w:color w:val="000000" w:themeColor="text1"/>
          <w:sz w:val="20"/>
          <w:szCs w:val="20"/>
        </w:rPr>
      </w:pPr>
    </w:p>
    <w:p w14:paraId="0D2ADA7E" w14:textId="77777777" w:rsidR="008C3F80" w:rsidRPr="001A024A" w:rsidRDefault="008C3F80" w:rsidP="008C3F80">
      <w:pPr>
        <w:ind w:left="20"/>
        <w:rPr>
          <w:rFonts w:ascii="Arial" w:hAnsi="Arial" w:cs="Arial"/>
          <w:color w:val="000000" w:themeColor="text1"/>
          <w:sz w:val="20"/>
          <w:szCs w:val="20"/>
        </w:rPr>
      </w:pPr>
      <w:r w:rsidRPr="001A024A">
        <w:rPr>
          <w:rFonts w:ascii="Arial" w:eastAsia="Arial" w:hAnsi="Arial" w:cs="Arial"/>
          <w:color w:val="000000" w:themeColor="text1"/>
        </w:rPr>
        <w:t>3.2 Publish datasets and reports from Power BI Desktop………………………………7</w:t>
      </w:r>
    </w:p>
    <w:p w14:paraId="400CC6A6" w14:textId="77777777" w:rsidR="008C3F80" w:rsidRPr="001A024A" w:rsidRDefault="008C3F80" w:rsidP="008C3F80">
      <w:pPr>
        <w:tabs>
          <w:tab w:val="left" w:leader="dot" w:pos="8040"/>
        </w:tabs>
        <w:rPr>
          <w:rFonts w:ascii="Arial" w:hAnsi="Arial" w:cs="Arial"/>
          <w:color w:val="000000" w:themeColor="text1"/>
          <w:sz w:val="20"/>
          <w:szCs w:val="20"/>
        </w:rPr>
        <w:sectPr w:rsidR="008C3F80" w:rsidRPr="001A024A" w:rsidSect="00BE6195">
          <w:pgSz w:w="11900" w:h="16838"/>
          <w:pgMar w:top="714" w:right="1326" w:bottom="431" w:left="1440" w:header="0" w:footer="0"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equalWidth="0">
            <w:col w:w="9140"/>
          </w:cols>
        </w:sectPr>
      </w:pPr>
      <w:r w:rsidRPr="001A024A">
        <w:rPr>
          <w:rFonts w:ascii="Arial" w:hAnsi="Arial" w:cs="Arial"/>
          <w:noProof/>
          <w:color w:val="000000" w:themeColor="text1"/>
          <w:sz w:val="20"/>
          <w:szCs w:val="20"/>
        </w:rPr>
        <w:drawing>
          <wp:anchor distT="0" distB="0" distL="114300" distR="114300" simplePos="0" relativeHeight="251662336" behindDoc="1" locked="0" layoutInCell="0" allowOverlap="1" wp14:anchorId="7315C612" wp14:editId="255C9DBF">
            <wp:simplePos x="0" y="0"/>
            <wp:positionH relativeFrom="column">
              <wp:posOffset>-17780</wp:posOffset>
            </wp:positionH>
            <wp:positionV relativeFrom="paragraph">
              <wp:posOffset>57150</wp:posOffset>
            </wp:positionV>
            <wp:extent cx="5768975"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768975" cy="8890"/>
                    </a:xfrm>
                    <a:prstGeom prst="rect">
                      <a:avLst/>
                    </a:prstGeom>
                    <a:noFill/>
                  </pic:spPr>
                </pic:pic>
              </a:graphicData>
            </a:graphic>
          </wp:anchor>
        </w:drawing>
      </w:r>
    </w:p>
    <w:p w14:paraId="452DB4F5" w14:textId="77777777" w:rsidR="008C3F80" w:rsidRPr="001A024A" w:rsidRDefault="008C3F80" w:rsidP="008C3F80">
      <w:pPr>
        <w:spacing w:line="220" w:lineRule="exact"/>
        <w:rPr>
          <w:rFonts w:ascii="Arial" w:hAnsi="Arial" w:cs="Arial"/>
          <w:color w:val="000000" w:themeColor="text1"/>
          <w:sz w:val="20"/>
          <w:szCs w:val="20"/>
        </w:rPr>
      </w:pPr>
      <w:bookmarkStart w:id="7" w:name="page3"/>
      <w:bookmarkEnd w:id="7"/>
    </w:p>
    <w:p w14:paraId="0583EF01"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63360" behindDoc="1" locked="0" layoutInCell="0" allowOverlap="1" wp14:anchorId="6D1C6FF1" wp14:editId="76FF5C4B">
            <wp:simplePos x="0" y="0"/>
            <wp:positionH relativeFrom="column">
              <wp:posOffset>-5080</wp:posOffset>
            </wp:positionH>
            <wp:positionV relativeFrom="paragraph">
              <wp:posOffset>6623685</wp:posOffset>
            </wp:positionV>
            <wp:extent cx="5768975" cy="88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68975" cy="8890"/>
                    </a:xfrm>
                    <a:prstGeom prst="rect">
                      <a:avLst/>
                    </a:prstGeom>
                    <a:noFill/>
                  </pic:spPr>
                </pic:pic>
              </a:graphicData>
            </a:graphic>
          </wp:anchor>
        </w:drawing>
      </w:r>
    </w:p>
    <w:p w14:paraId="31749E3B" w14:textId="77777777" w:rsidR="008C3F80" w:rsidRPr="001A024A" w:rsidRDefault="008C3F80" w:rsidP="008C3F80">
      <w:pPr>
        <w:spacing w:line="200" w:lineRule="exact"/>
        <w:rPr>
          <w:rFonts w:ascii="Arial" w:hAnsi="Arial" w:cs="Arial"/>
          <w:color w:val="000000" w:themeColor="text1"/>
          <w:sz w:val="20"/>
          <w:szCs w:val="20"/>
        </w:rPr>
      </w:pPr>
    </w:p>
    <w:p w14:paraId="61E6FEFE" w14:textId="77777777" w:rsidR="008C3F80" w:rsidRPr="001A024A" w:rsidRDefault="008C3F80" w:rsidP="008C3F80">
      <w:pPr>
        <w:ind w:right="6"/>
        <w:jc w:val="right"/>
        <w:rPr>
          <w:rFonts w:ascii="Arial" w:hAnsi="Arial" w:cs="Arial"/>
          <w:color w:val="000000" w:themeColor="text1"/>
          <w:sz w:val="20"/>
          <w:szCs w:val="20"/>
        </w:rPr>
      </w:pPr>
      <w:bookmarkStart w:id="8" w:name="page4"/>
      <w:bookmarkEnd w:id="8"/>
      <w:r w:rsidRPr="001A024A">
        <w:rPr>
          <w:rFonts w:ascii="Arial" w:eastAsia="Calibri" w:hAnsi="Arial" w:cs="Arial"/>
          <w:noProof/>
          <w:color w:val="000000" w:themeColor="text1"/>
        </w:rPr>
        <mc:AlternateContent>
          <mc:Choice Requires="wps">
            <w:drawing>
              <wp:anchor distT="0" distB="0" distL="114300" distR="114300" simplePos="0" relativeHeight="251664384" behindDoc="1" locked="0" layoutInCell="0" allowOverlap="1" wp14:anchorId="3D84B13E" wp14:editId="26906513">
                <wp:simplePos x="0" y="0"/>
                <wp:positionH relativeFrom="page">
                  <wp:posOffset>914400</wp:posOffset>
                </wp:positionH>
                <wp:positionV relativeFrom="page">
                  <wp:posOffset>457200</wp:posOffset>
                </wp:positionV>
                <wp:extent cx="5726430" cy="170180"/>
                <wp:effectExtent l="0" t="0" r="0" b="0"/>
                <wp:wrapNone/>
                <wp:docPr id="33"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6430" cy="170180"/>
                        </a:xfrm>
                        <a:prstGeom prst="rect">
                          <a:avLst/>
                        </a:prstGeom>
                        <a:solidFill>
                          <a:srgbClr val="ED7D31"/>
                        </a:solidFill>
                      </wps:spPr>
                      <wps:bodyPr/>
                    </wps:wsp>
                  </a:graphicData>
                </a:graphic>
              </wp:anchor>
            </w:drawing>
          </mc:Choice>
          <mc:Fallback>
            <w:pict>
              <v:rect w14:anchorId="05BA9EF1" id="Shape 6" o:spid="_x0000_s1026" style="position:absolute;margin-left:1in;margin-top:36pt;width:450.9pt;height:13.4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4QegEAAOMCAAAOAAAAZHJzL2Uyb0RvYy54bWysUsFuEzEQvSPxD5bvxLspNNU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" o:allowincell="f" fillcolor="#ed7d31" stroked="f">
                <w10:wrap anchorx="page" anchory="page"/>
              </v:rect>
            </w:pict>
          </mc:Fallback>
        </mc:AlternateContent>
      </w:r>
      <w:r w:rsidRPr="001A024A">
        <w:rPr>
          <w:rFonts w:ascii="Arial" w:eastAsia="Calibri" w:hAnsi="Arial" w:cs="Arial"/>
          <w:color w:val="000000" w:themeColor="text1"/>
        </w:rPr>
        <w:t>RCHITECTURE DESIGN</w:t>
      </w:r>
    </w:p>
    <w:p w14:paraId="75D15400" w14:textId="77777777" w:rsidR="008C3F80" w:rsidRPr="001A024A" w:rsidRDefault="008C3F80" w:rsidP="008C3F80">
      <w:pPr>
        <w:spacing w:line="200" w:lineRule="exact"/>
        <w:rPr>
          <w:rFonts w:ascii="Arial" w:hAnsi="Arial" w:cs="Arial"/>
          <w:color w:val="000000" w:themeColor="text1"/>
          <w:sz w:val="20"/>
          <w:szCs w:val="20"/>
        </w:rPr>
      </w:pPr>
    </w:p>
    <w:p w14:paraId="7A907C42" w14:textId="77777777" w:rsidR="008C3F80" w:rsidRPr="001A024A" w:rsidRDefault="008C3F80" w:rsidP="008C3F80">
      <w:pPr>
        <w:spacing w:line="200" w:lineRule="exact"/>
        <w:rPr>
          <w:rFonts w:ascii="Arial" w:hAnsi="Arial" w:cs="Arial"/>
          <w:color w:val="000000" w:themeColor="text1"/>
          <w:sz w:val="20"/>
          <w:szCs w:val="20"/>
        </w:rPr>
      </w:pPr>
    </w:p>
    <w:p w14:paraId="13FBDE59" w14:textId="77777777" w:rsidR="008C3F80" w:rsidRPr="001A024A" w:rsidRDefault="008C3F80" w:rsidP="008C3F80">
      <w:pPr>
        <w:spacing w:line="200" w:lineRule="exact"/>
        <w:rPr>
          <w:rFonts w:ascii="Arial" w:hAnsi="Arial" w:cs="Arial"/>
          <w:color w:val="000000" w:themeColor="text1"/>
          <w:sz w:val="20"/>
          <w:szCs w:val="20"/>
        </w:rPr>
      </w:pPr>
    </w:p>
    <w:p w14:paraId="408DC53D" w14:textId="77777777" w:rsidR="008C3F80" w:rsidRPr="001A024A" w:rsidRDefault="008C3F80" w:rsidP="008C3F80">
      <w:pPr>
        <w:spacing w:line="266" w:lineRule="exact"/>
        <w:rPr>
          <w:rFonts w:ascii="Arial" w:hAnsi="Arial" w:cs="Arial"/>
          <w:color w:val="000000" w:themeColor="text1"/>
          <w:sz w:val="20"/>
          <w:szCs w:val="20"/>
        </w:rPr>
      </w:pPr>
    </w:p>
    <w:p w14:paraId="19D484E3" w14:textId="77777777" w:rsidR="008C3F80" w:rsidRPr="001A024A" w:rsidRDefault="008C3F80" w:rsidP="008C3F80">
      <w:pPr>
        <w:ind w:left="340"/>
        <w:rPr>
          <w:rFonts w:ascii="Arial" w:hAnsi="Arial" w:cs="Arial"/>
          <w:color w:val="000000" w:themeColor="text1"/>
          <w:sz w:val="20"/>
          <w:szCs w:val="20"/>
        </w:rPr>
      </w:pPr>
      <w:r w:rsidRPr="001A024A">
        <w:rPr>
          <w:rFonts w:ascii="Arial" w:eastAsia="Arial" w:hAnsi="Arial" w:cs="Arial"/>
          <w:b/>
          <w:bCs/>
          <w:color w:val="000000" w:themeColor="text1"/>
          <w:sz w:val="32"/>
          <w:szCs w:val="32"/>
        </w:rPr>
        <w:t>1. Introduction</w:t>
      </w:r>
    </w:p>
    <w:p w14:paraId="08FAB622" w14:textId="77777777" w:rsidR="008C3F80" w:rsidRPr="001A024A" w:rsidRDefault="008C3F80" w:rsidP="008C3F80">
      <w:pPr>
        <w:spacing w:line="200" w:lineRule="exact"/>
        <w:rPr>
          <w:rFonts w:ascii="Arial" w:hAnsi="Arial" w:cs="Arial"/>
          <w:color w:val="000000" w:themeColor="text1"/>
          <w:sz w:val="20"/>
          <w:szCs w:val="20"/>
        </w:rPr>
      </w:pPr>
    </w:p>
    <w:p w14:paraId="1529FCA3" w14:textId="77777777" w:rsidR="008C3F80" w:rsidRPr="001A024A" w:rsidRDefault="008C3F80" w:rsidP="008C3F80">
      <w:pPr>
        <w:spacing w:line="200" w:lineRule="exact"/>
        <w:rPr>
          <w:rFonts w:ascii="Arial" w:hAnsi="Arial" w:cs="Arial"/>
          <w:color w:val="000000" w:themeColor="text1"/>
          <w:sz w:val="20"/>
          <w:szCs w:val="20"/>
        </w:rPr>
      </w:pPr>
    </w:p>
    <w:p w14:paraId="06CDBB3B" w14:textId="77777777" w:rsidR="008C3F80" w:rsidRPr="001A024A" w:rsidRDefault="008C3F80" w:rsidP="008C3F80">
      <w:pPr>
        <w:spacing w:line="364" w:lineRule="exact"/>
        <w:rPr>
          <w:rFonts w:ascii="Arial" w:hAnsi="Arial" w:cs="Arial"/>
          <w:color w:val="000000" w:themeColor="text1"/>
          <w:sz w:val="20"/>
          <w:szCs w:val="20"/>
        </w:rPr>
      </w:pPr>
    </w:p>
    <w:p w14:paraId="1D947AE3" w14:textId="77777777" w:rsidR="008C3F80" w:rsidRPr="001A024A" w:rsidRDefault="008C3F80" w:rsidP="008C3F80">
      <w:pPr>
        <w:ind w:left="800"/>
        <w:rPr>
          <w:rFonts w:ascii="Arial" w:hAnsi="Arial" w:cs="Arial"/>
          <w:color w:val="000000" w:themeColor="text1"/>
          <w:sz w:val="20"/>
          <w:szCs w:val="20"/>
        </w:rPr>
      </w:pPr>
      <w:r w:rsidRPr="001A024A">
        <w:rPr>
          <w:rFonts w:ascii="Arial" w:eastAsia="Arial" w:hAnsi="Arial" w:cs="Arial"/>
          <w:b/>
          <w:bCs/>
          <w:color w:val="000000" w:themeColor="text1"/>
          <w:sz w:val="28"/>
          <w:szCs w:val="28"/>
        </w:rPr>
        <w:t>1.1 What is Architecture Design Document?</w:t>
      </w:r>
    </w:p>
    <w:p w14:paraId="643B0FA2" w14:textId="77777777" w:rsidR="008C3F80" w:rsidRPr="001A024A" w:rsidRDefault="008C3F80" w:rsidP="008C3F80">
      <w:pPr>
        <w:spacing w:line="310" w:lineRule="exact"/>
        <w:rPr>
          <w:rFonts w:ascii="Arial" w:hAnsi="Arial" w:cs="Arial"/>
          <w:color w:val="000000" w:themeColor="text1"/>
          <w:sz w:val="20"/>
          <w:szCs w:val="20"/>
        </w:rPr>
      </w:pPr>
    </w:p>
    <w:p w14:paraId="48D3AA65" w14:textId="77777777" w:rsidR="008C3F80" w:rsidRPr="001A024A" w:rsidRDefault="008C3F80" w:rsidP="008C3F80">
      <w:pPr>
        <w:spacing w:line="262" w:lineRule="auto"/>
        <w:ind w:left="1480" w:right="366" w:hanging="9"/>
        <w:rPr>
          <w:rFonts w:ascii="Arial" w:hAnsi="Arial" w:cs="Arial"/>
          <w:color w:val="000000" w:themeColor="text1"/>
          <w:sz w:val="20"/>
          <w:szCs w:val="20"/>
        </w:rPr>
      </w:pPr>
      <w:r w:rsidRPr="001A024A">
        <w:rPr>
          <w:rFonts w:ascii="Arial" w:eastAsia="Arial" w:hAnsi="Arial" w:cs="Arial"/>
          <w:color w:val="000000" w:themeColor="text1"/>
        </w:rPr>
        <w:t>Any software needs the architectural design to represent the design of the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w:t>
      </w:r>
    </w:p>
    <w:p w14:paraId="7B3CB7C9" w14:textId="77777777" w:rsidR="008C3F80" w:rsidRPr="001A024A" w:rsidRDefault="008C3F80" w:rsidP="008C3F80">
      <w:pPr>
        <w:spacing w:line="10" w:lineRule="exact"/>
        <w:rPr>
          <w:rFonts w:ascii="Arial" w:hAnsi="Arial" w:cs="Arial"/>
          <w:color w:val="000000" w:themeColor="text1"/>
          <w:sz w:val="20"/>
          <w:szCs w:val="20"/>
        </w:rPr>
      </w:pPr>
    </w:p>
    <w:p w14:paraId="636384B7" w14:textId="77777777" w:rsidR="008C3F80" w:rsidRPr="001A024A" w:rsidRDefault="008C3F80" w:rsidP="008C3F80">
      <w:pPr>
        <w:ind w:left="1480"/>
        <w:rPr>
          <w:rFonts w:ascii="Arial" w:hAnsi="Arial" w:cs="Arial"/>
          <w:color w:val="000000" w:themeColor="text1"/>
          <w:sz w:val="20"/>
          <w:szCs w:val="20"/>
        </w:rPr>
      </w:pPr>
      <w:r w:rsidRPr="001A024A">
        <w:rPr>
          <w:rFonts w:ascii="Arial" w:eastAsia="Arial" w:hAnsi="Arial" w:cs="Arial"/>
          <w:color w:val="000000" w:themeColor="text1"/>
        </w:rPr>
        <w:t>Each style will describe a system category that consists of:</w:t>
      </w:r>
    </w:p>
    <w:p w14:paraId="7BE7537E" w14:textId="77777777" w:rsidR="008C3F80" w:rsidRPr="001A024A" w:rsidRDefault="008C3F80" w:rsidP="008C3F80">
      <w:pPr>
        <w:spacing w:line="322" w:lineRule="exact"/>
        <w:rPr>
          <w:rFonts w:ascii="Arial" w:hAnsi="Arial" w:cs="Arial"/>
          <w:color w:val="000000" w:themeColor="text1"/>
          <w:sz w:val="20"/>
          <w:szCs w:val="20"/>
        </w:rPr>
      </w:pPr>
    </w:p>
    <w:p w14:paraId="747B0201" w14:textId="77777777" w:rsidR="008C3F80" w:rsidRPr="001A024A" w:rsidRDefault="008C3F80" w:rsidP="008C3F80">
      <w:pPr>
        <w:numPr>
          <w:ilvl w:val="0"/>
          <w:numId w:val="46"/>
        </w:numPr>
        <w:tabs>
          <w:tab w:val="left" w:pos="2160"/>
        </w:tabs>
        <w:spacing w:line="258" w:lineRule="auto"/>
        <w:ind w:left="2160" w:right="26" w:hanging="360"/>
        <w:jc w:val="left"/>
        <w:rPr>
          <w:rFonts w:ascii="Arial" w:eastAsia="Arial" w:hAnsi="Arial" w:cs="Arial"/>
          <w:color w:val="000000" w:themeColor="text1"/>
        </w:rPr>
      </w:pPr>
      <w:r w:rsidRPr="001A024A">
        <w:rPr>
          <w:rFonts w:ascii="Arial" w:eastAsia="Arial" w:hAnsi="Arial" w:cs="Arial"/>
          <w:color w:val="000000" w:themeColor="text1"/>
        </w:rPr>
        <w:t>A set of components (eg: a database, computational modules) that will perform a function required by the system.</w:t>
      </w:r>
    </w:p>
    <w:p w14:paraId="2E08DCAC" w14:textId="77777777" w:rsidR="008C3F80" w:rsidRPr="001A024A" w:rsidRDefault="008C3F80" w:rsidP="008C3F80">
      <w:pPr>
        <w:spacing w:line="17" w:lineRule="exact"/>
        <w:rPr>
          <w:rFonts w:ascii="Arial" w:eastAsia="Arial" w:hAnsi="Arial" w:cs="Arial"/>
          <w:color w:val="000000" w:themeColor="text1"/>
        </w:rPr>
      </w:pPr>
    </w:p>
    <w:p w14:paraId="25067326" w14:textId="77777777" w:rsidR="008C3F80" w:rsidRPr="001A024A" w:rsidRDefault="008C3F80" w:rsidP="008C3F80">
      <w:pPr>
        <w:numPr>
          <w:ilvl w:val="0"/>
          <w:numId w:val="46"/>
        </w:numPr>
        <w:tabs>
          <w:tab w:val="left" w:pos="2160"/>
        </w:tabs>
        <w:spacing w:line="258" w:lineRule="auto"/>
        <w:ind w:left="2160" w:right="326" w:hanging="360"/>
        <w:jc w:val="left"/>
        <w:rPr>
          <w:rFonts w:ascii="Arial" w:eastAsia="Arial" w:hAnsi="Arial" w:cs="Arial"/>
          <w:color w:val="000000" w:themeColor="text1"/>
        </w:rPr>
      </w:pPr>
      <w:r w:rsidRPr="001A024A">
        <w:rPr>
          <w:rFonts w:ascii="Arial" w:eastAsia="Arial" w:hAnsi="Arial" w:cs="Arial"/>
          <w:color w:val="000000" w:themeColor="text1"/>
        </w:rPr>
        <w:t>The set of connectors will help in coordination, communication, and cooperation between the components.</w:t>
      </w:r>
    </w:p>
    <w:p w14:paraId="037C4948" w14:textId="77777777" w:rsidR="008C3F80" w:rsidRPr="001A024A" w:rsidRDefault="008C3F80" w:rsidP="008C3F80">
      <w:pPr>
        <w:spacing w:line="17" w:lineRule="exact"/>
        <w:rPr>
          <w:rFonts w:ascii="Arial" w:eastAsia="Arial" w:hAnsi="Arial" w:cs="Arial"/>
          <w:color w:val="000000" w:themeColor="text1"/>
        </w:rPr>
      </w:pPr>
    </w:p>
    <w:p w14:paraId="521405C7" w14:textId="77777777" w:rsidR="008C3F80" w:rsidRPr="001A024A" w:rsidRDefault="008C3F80" w:rsidP="008C3F80">
      <w:pPr>
        <w:numPr>
          <w:ilvl w:val="0"/>
          <w:numId w:val="46"/>
        </w:numPr>
        <w:tabs>
          <w:tab w:val="left" w:pos="2160"/>
        </w:tabs>
        <w:spacing w:line="258" w:lineRule="auto"/>
        <w:ind w:left="2160" w:right="806" w:hanging="360"/>
        <w:jc w:val="left"/>
        <w:rPr>
          <w:rFonts w:ascii="Arial" w:eastAsia="Arial" w:hAnsi="Arial" w:cs="Arial"/>
          <w:color w:val="000000" w:themeColor="text1"/>
        </w:rPr>
      </w:pPr>
      <w:r w:rsidRPr="001A024A">
        <w:rPr>
          <w:rFonts w:ascii="Arial" w:eastAsia="Arial" w:hAnsi="Arial" w:cs="Arial"/>
          <w:color w:val="000000" w:themeColor="text1"/>
        </w:rPr>
        <w:t>Conditions that how components can be integrated to form the system.</w:t>
      </w:r>
    </w:p>
    <w:p w14:paraId="652E8D17" w14:textId="77777777" w:rsidR="008C3F80" w:rsidRPr="001A024A" w:rsidRDefault="008C3F80" w:rsidP="008C3F80">
      <w:pPr>
        <w:spacing w:line="15" w:lineRule="exact"/>
        <w:rPr>
          <w:rFonts w:ascii="Arial" w:eastAsia="Arial" w:hAnsi="Arial" w:cs="Arial"/>
          <w:color w:val="000000" w:themeColor="text1"/>
        </w:rPr>
      </w:pPr>
    </w:p>
    <w:p w14:paraId="45E7977A" w14:textId="77777777" w:rsidR="008C3F80" w:rsidRPr="001A024A" w:rsidRDefault="008C3F80" w:rsidP="008C3F80">
      <w:pPr>
        <w:numPr>
          <w:ilvl w:val="0"/>
          <w:numId w:val="46"/>
        </w:numPr>
        <w:tabs>
          <w:tab w:val="left" w:pos="2160"/>
        </w:tabs>
        <w:spacing w:line="258" w:lineRule="auto"/>
        <w:ind w:left="2160" w:right="946" w:hanging="360"/>
        <w:jc w:val="left"/>
        <w:rPr>
          <w:rFonts w:ascii="Arial" w:eastAsia="Arial" w:hAnsi="Arial" w:cs="Arial"/>
          <w:color w:val="000000" w:themeColor="text1"/>
        </w:rPr>
      </w:pPr>
      <w:r w:rsidRPr="001A024A">
        <w:rPr>
          <w:rFonts w:ascii="Arial" w:eastAsia="Arial" w:hAnsi="Arial" w:cs="Arial"/>
          <w:color w:val="000000" w:themeColor="text1"/>
        </w:rPr>
        <w:t>Semantic models help the designer to understand the overall properties of the system.</w:t>
      </w:r>
    </w:p>
    <w:p w14:paraId="60AB0147" w14:textId="77777777" w:rsidR="008C3F80" w:rsidRPr="001A024A" w:rsidRDefault="008C3F80" w:rsidP="008C3F80">
      <w:pPr>
        <w:spacing w:line="200" w:lineRule="exact"/>
        <w:rPr>
          <w:rFonts w:ascii="Arial" w:hAnsi="Arial" w:cs="Arial"/>
          <w:color w:val="000000" w:themeColor="text1"/>
          <w:sz w:val="20"/>
          <w:szCs w:val="20"/>
        </w:rPr>
      </w:pPr>
    </w:p>
    <w:p w14:paraId="1B5CF875" w14:textId="77777777" w:rsidR="008C3F80" w:rsidRPr="001A024A" w:rsidRDefault="008C3F80" w:rsidP="008C3F80">
      <w:pPr>
        <w:spacing w:line="200" w:lineRule="exact"/>
        <w:rPr>
          <w:rFonts w:ascii="Arial" w:hAnsi="Arial" w:cs="Arial"/>
          <w:color w:val="000000" w:themeColor="text1"/>
          <w:sz w:val="20"/>
          <w:szCs w:val="20"/>
        </w:rPr>
      </w:pPr>
    </w:p>
    <w:p w14:paraId="58B4570D" w14:textId="77777777" w:rsidR="008C3F80" w:rsidRPr="001A024A" w:rsidRDefault="008C3F80" w:rsidP="008C3F80">
      <w:pPr>
        <w:spacing w:line="200" w:lineRule="exact"/>
        <w:rPr>
          <w:rFonts w:ascii="Arial" w:hAnsi="Arial" w:cs="Arial"/>
          <w:color w:val="000000" w:themeColor="text1"/>
          <w:sz w:val="20"/>
          <w:szCs w:val="20"/>
        </w:rPr>
      </w:pPr>
    </w:p>
    <w:p w14:paraId="197C708E" w14:textId="77777777" w:rsidR="008C3F80" w:rsidRPr="001A024A" w:rsidRDefault="008C3F80" w:rsidP="008C3F80">
      <w:pPr>
        <w:spacing w:line="296" w:lineRule="exact"/>
        <w:rPr>
          <w:rFonts w:ascii="Arial" w:hAnsi="Arial" w:cs="Arial"/>
          <w:color w:val="000000" w:themeColor="text1"/>
          <w:sz w:val="20"/>
          <w:szCs w:val="20"/>
        </w:rPr>
      </w:pPr>
    </w:p>
    <w:p w14:paraId="55F6C177" w14:textId="77777777" w:rsidR="008C3F80" w:rsidRPr="001A024A" w:rsidRDefault="008C3F80" w:rsidP="008C3F80">
      <w:pPr>
        <w:ind w:left="800"/>
        <w:rPr>
          <w:rFonts w:ascii="Arial" w:hAnsi="Arial" w:cs="Arial"/>
          <w:color w:val="000000" w:themeColor="text1"/>
          <w:sz w:val="20"/>
          <w:szCs w:val="20"/>
        </w:rPr>
      </w:pPr>
      <w:r w:rsidRPr="001A024A">
        <w:rPr>
          <w:rFonts w:ascii="Arial" w:eastAsia="Arial" w:hAnsi="Arial" w:cs="Arial"/>
          <w:b/>
          <w:bCs/>
          <w:color w:val="000000" w:themeColor="text1"/>
          <w:sz w:val="28"/>
          <w:szCs w:val="28"/>
        </w:rPr>
        <w:t>1.2 What is Scope?</w:t>
      </w:r>
    </w:p>
    <w:p w14:paraId="7668CFD0" w14:textId="77777777" w:rsidR="008C3F80" w:rsidRPr="001A024A" w:rsidRDefault="008C3F80" w:rsidP="008C3F80">
      <w:pPr>
        <w:spacing w:line="348" w:lineRule="exact"/>
        <w:rPr>
          <w:rFonts w:ascii="Arial" w:hAnsi="Arial" w:cs="Arial"/>
          <w:color w:val="000000" w:themeColor="text1"/>
          <w:sz w:val="20"/>
          <w:szCs w:val="20"/>
        </w:rPr>
      </w:pPr>
    </w:p>
    <w:p w14:paraId="2DF959BF" w14:textId="77777777" w:rsidR="008C3F80" w:rsidRPr="001A024A" w:rsidRDefault="008C3F80" w:rsidP="008C3F80">
      <w:pPr>
        <w:spacing w:line="254" w:lineRule="auto"/>
        <w:ind w:left="1440" w:right="26"/>
        <w:rPr>
          <w:rFonts w:ascii="Arial" w:hAnsi="Arial" w:cs="Arial"/>
          <w:color w:val="000000" w:themeColor="text1"/>
          <w:sz w:val="20"/>
          <w:szCs w:val="20"/>
        </w:rPr>
      </w:pPr>
      <w:r w:rsidRPr="001A024A">
        <w:rPr>
          <w:rFonts w:ascii="Arial" w:eastAsia="Calibri" w:hAnsi="Arial" w:cs="Arial"/>
          <w:color w:val="000000" w:themeColor="text1"/>
          <w:sz w:val="23"/>
          <w:szCs w:val="23"/>
        </w:rPr>
        <w:t>Architecture Design Document (ADD) is an architectural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w:t>
      </w:r>
    </w:p>
    <w:p w14:paraId="51F4BF8A"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65408" behindDoc="1" locked="0" layoutInCell="0" allowOverlap="1" wp14:anchorId="0C8263AB" wp14:editId="013661D4">
            <wp:simplePos x="0" y="0"/>
            <wp:positionH relativeFrom="column">
              <wp:posOffset>-17780</wp:posOffset>
            </wp:positionH>
            <wp:positionV relativeFrom="paragraph">
              <wp:posOffset>2625725</wp:posOffset>
            </wp:positionV>
            <wp:extent cx="5768975" cy="88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8975" cy="8890"/>
                    </a:xfrm>
                    <a:prstGeom prst="rect">
                      <a:avLst/>
                    </a:prstGeom>
                    <a:noFill/>
                  </pic:spPr>
                </pic:pic>
              </a:graphicData>
            </a:graphic>
          </wp:anchor>
        </w:drawing>
      </w:r>
    </w:p>
    <w:p w14:paraId="3564F217" w14:textId="77777777" w:rsidR="008C3F80" w:rsidRPr="001A024A" w:rsidRDefault="008C3F80" w:rsidP="008C3F80">
      <w:pPr>
        <w:spacing w:line="200" w:lineRule="exact"/>
        <w:rPr>
          <w:rFonts w:ascii="Arial" w:hAnsi="Arial" w:cs="Arial"/>
          <w:color w:val="000000" w:themeColor="text1"/>
          <w:sz w:val="20"/>
          <w:szCs w:val="20"/>
        </w:rPr>
      </w:pPr>
    </w:p>
    <w:p w14:paraId="7CA837D7" w14:textId="77777777" w:rsidR="008C3F80" w:rsidRPr="001A024A" w:rsidRDefault="008C3F80" w:rsidP="008C3F80">
      <w:pPr>
        <w:spacing w:line="200" w:lineRule="exact"/>
        <w:rPr>
          <w:rFonts w:ascii="Arial" w:hAnsi="Arial" w:cs="Arial"/>
          <w:color w:val="000000" w:themeColor="text1"/>
          <w:sz w:val="20"/>
          <w:szCs w:val="20"/>
        </w:rPr>
      </w:pPr>
    </w:p>
    <w:p w14:paraId="5C732AFD" w14:textId="77777777" w:rsidR="008C3F80" w:rsidRPr="001A024A" w:rsidRDefault="008C3F80" w:rsidP="008C3F80">
      <w:pPr>
        <w:spacing w:line="200" w:lineRule="exact"/>
        <w:rPr>
          <w:rFonts w:ascii="Arial" w:hAnsi="Arial" w:cs="Arial"/>
          <w:color w:val="000000" w:themeColor="text1"/>
          <w:sz w:val="20"/>
          <w:szCs w:val="20"/>
        </w:rPr>
      </w:pPr>
    </w:p>
    <w:p w14:paraId="49451DBA" w14:textId="77777777" w:rsidR="008C3F80" w:rsidRPr="001A024A" w:rsidRDefault="008C3F80" w:rsidP="008C3F80">
      <w:pPr>
        <w:spacing w:line="200" w:lineRule="exact"/>
        <w:rPr>
          <w:rFonts w:ascii="Arial" w:hAnsi="Arial" w:cs="Arial"/>
          <w:color w:val="000000" w:themeColor="text1"/>
          <w:sz w:val="20"/>
          <w:szCs w:val="20"/>
        </w:rPr>
      </w:pPr>
    </w:p>
    <w:p w14:paraId="7B923F09" w14:textId="77777777" w:rsidR="008C3F80" w:rsidRPr="001A024A" w:rsidRDefault="008C3F80" w:rsidP="008C3F80">
      <w:pPr>
        <w:spacing w:line="200" w:lineRule="exact"/>
        <w:rPr>
          <w:rFonts w:ascii="Arial" w:hAnsi="Arial" w:cs="Arial"/>
          <w:color w:val="000000" w:themeColor="text1"/>
          <w:sz w:val="20"/>
          <w:szCs w:val="20"/>
        </w:rPr>
      </w:pPr>
    </w:p>
    <w:p w14:paraId="34892DA3" w14:textId="77777777" w:rsidR="008C3F80" w:rsidRPr="001A024A" w:rsidRDefault="008C3F80" w:rsidP="008C3F80">
      <w:pPr>
        <w:spacing w:line="200" w:lineRule="exact"/>
        <w:rPr>
          <w:rFonts w:ascii="Arial" w:hAnsi="Arial" w:cs="Arial"/>
          <w:color w:val="000000" w:themeColor="text1"/>
          <w:sz w:val="20"/>
          <w:szCs w:val="20"/>
        </w:rPr>
      </w:pPr>
    </w:p>
    <w:p w14:paraId="0DA89950" w14:textId="77777777" w:rsidR="008C3F80" w:rsidRPr="001A024A" w:rsidRDefault="008C3F80" w:rsidP="008C3F80">
      <w:pPr>
        <w:spacing w:line="200" w:lineRule="exact"/>
        <w:rPr>
          <w:rFonts w:ascii="Arial" w:hAnsi="Arial" w:cs="Arial"/>
          <w:color w:val="000000" w:themeColor="text1"/>
          <w:sz w:val="20"/>
          <w:szCs w:val="20"/>
        </w:rPr>
      </w:pPr>
    </w:p>
    <w:p w14:paraId="180E5666" w14:textId="77777777" w:rsidR="008C3F80" w:rsidRPr="001A024A" w:rsidRDefault="008C3F80" w:rsidP="008C3F80">
      <w:pPr>
        <w:spacing w:line="200" w:lineRule="exact"/>
        <w:rPr>
          <w:rFonts w:ascii="Arial" w:hAnsi="Arial" w:cs="Arial"/>
          <w:color w:val="000000" w:themeColor="text1"/>
          <w:sz w:val="20"/>
          <w:szCs w:val="20"/>
        </w:rPr>
      </w:pPr>
    </w:p>
    <w:p w14:paraId="791553B4" w14:textId="77777777" w:rsidR="008C3F80" w:rsidRPr="001A024A" w:rsidRDefault="008C3F80" w:rsidP="008C3F80">
      <w:pPr>
        <w:spacing w:line="200" w:lineRule="exact"/>
        <w:rPr>
          <w:rFonts w:ascii="Arial" w:hAnsi="Arial" w:cs="Arial"/>
          <w:color w:val="000000" w:themeColor="text1"/>
          <w:sz w:val="20"/>
          <w:szCs w:val="20"/>
        </w:rPr>
      </w:pPr>
    </w:p>
    <w:p w14:paraId="423919A0" w14:textId="77777777" w:rsidR="008C3F80" w:rsidRPr="001A024A" w:rsidRDefault="008C3F80" w:rsidP="008C3F80">
      <w:pPr>
        <w:spacing w:line="200" w:lineRule="exact"/>
        <w:rPr>
          <w:rFonts w:ascii="Arial" w:hAnsi="Arial" w:cs="Arial"/>
          <w:color w:val="000000" w:themeColor="text1"/>
          <w:sz w:val="20"/>
          <w:szCs w:val="20"/>
        </w:rPr>
      </w:pPr>
    </w:p>
    <w:p w14:paraId="2398E512" w14:textId="77777777" w:rsidR="008C3F80" w:rsidRPr="001A024A" w:rsidRDefault="008C3F80" w:rsidP="008C3F80">
      <w:pPr>
        <w:spacing w:line="200" w:lineRule="exact"/>
        <w:rPr>
          <w:rFonts w:ascii="Arial" w:hAnsi="Arial" w:cs="Arial"/>
          <w:color w:val="000000" w:themeColor="text1"/>
          <w:sz w:val="20"/>
          <w:szCs w:val="20"/>
        </w:rPr>
      </w:pPr>
    </w:p>
    <w:p w14:paraId="3B98A421" w14:textId="77777777" w:rsidR="008C3F80" w:rsidRPr="001A024A" w:rsidRDefault="008C3F80" w:rsidP="008C3F80">
      <w:pPr>
        <w:spacing w:line="200" w:lineRule="exact"/>
        <w:rPr>
          <w:rFonts w:ascii="Arial" w:hAnsi="Arial" w:cs="Arial"/>
          <w:color w:val="000000" w:themeColor="text1"/>
          <w:sz w:val="20"/>
          <w:szCs w:val="20"/>
        </w:rPr>
      </w:pPr>
    </w:p>
    <w:p w14:paraId="69DD4F7E" w14:textId="77777777" w:rsidR="008C3F80" w:rsidRPr="001A024A" w:rsidRDefault="008C3F80" w:rsidP="008C3F80">
      <w:pPr>
        <w:spacing w:line="200" w:lineRule="exact"/>
        <w:rPr>
          <w:rFonts w:ascii="Arial" w:hAnsi="Arial" w:cs="Arial"/>
          <w:color w:val="000000" w:themeColor="text1"/>
          <w:sz w:val="20"/>
          <w:szCs w:val="20"/>
        </w:rPr>
      </w:pPr>
    </w:p>
    <w:p w14:paraId="6A3F75E1" w14:textId="77777777" w:rsidR="008C3F80" w:rsidRPr="001A024A" w:rsidRDefault="008C3F80" w:rsidP="008C3F80">
      <w:pPr>
        <w:spacing w:line="200" w:lineRule="exact"/>
        <w:rPr>
          <w:rFonts w:ascii="Arial" w:hAnsi="Arial" w:cs="Arial"/>
          <w:color w:val="000000" w:themeColor="text1"/>
          <w:sz w:val="20"/>
          <w:szCs w:val="20"/>
        </w:rPr>
      </w:pPr>
    </w:p>
    <w:p w14:paraId="1F9A222A" w14:textId="77777777" w:rsidR="008C3F80" w:rsidRPr="001A024A" w:rsidRDefault="008C3F80" w:rsidP="008C3F80">
      <w:pPr>
        <w:spacing w:line="200" w:lineRule="exact"/>
        <w:rPr>
          <w:rFonts w:ascii="Arial" w:hAnsi="Arial" w:cs="Arial"/>
          <w:color w:val="000000" w:themeColor="text1"/>
          <w:sz w:val="20"/>
          <w:szCs w:val="20"/>
        </w:rPr>
      </w:pPr>
    </w:p>
    <w:p w14:paraId="771D6E89" w14:textId="77777777" w:rsidR="008C3F80" w:rsidRPr="001A024A" w:rsidRDefault="008C3F80" w:rsidP="008C3F80">
      <w:pPr>
        <w:spacing w:line="200" w:lineRule="exact"/>
        <w:rPr>
          <w:rFonts w:ascii="Arial" w:hAnsi="Arial" w:cs="Arial"/>
          <w:color w:val="000000" w:themeColor="text1"/>
          <w:sz w:val="20"/>
          <w:szCs w:val="20"/>
        </w:rPr>
      </w:pPr>
    </w:p>
    <w:p w14:paraId="3F267056" w14:textId="77777777" w:rsidR="008C3F80" w:rsidRPr="001A024A" w:rsidRDefault="008C3F80" w:rsidP="008C3F80">
      <w:pPr>
        <w:spacing w:line="200" w:lineRule="exact"/>
        <w:rPr>
          <w:rFonts w:ascii="Arial" w:hAnsi="Arial" w:cs="Arial"/>
          <w:color w:val="000000" w:themeColor="text1"/>
          <w:sz w:val="20"/>
          <w:szCs w:val="20"/>
        </w:rPr>
      </w:pPr>
    </w:p>
    <w:p w14:paraId="40B062BE" w14:textId="77777777" w:rsidR="008C3F80" w:rsidRPr="001A024A" w:rsidRDefault="008C3F80" w:rsidP="008C3F80">
      <w:pPr>
        <w:spacing w:line="200" w:lineRule="exact"/>
        <w:rPr>
          <w:rFonts w:ascii="Arial" w:hAnsi="Arial" w:cs="Arial"/>
          <w:color w:val="000000" w:themeColor="text1"/>
          <w:sz w:val="20"/>
          <w:szCs w:val="20"/>
        </w:rPr>
      </w:pPr>
    </w:p>
    <w:p w14:paraId="49C8E226" w14:textId="77777777" w:rsidR="008C3F80" w:rsidRPr="001A024A" w:rsidRDefault="008C3F80" w:rsidP="008C3F80">
      <w:pPr>
        <w:spacing w:line="200" w:lineRule="exact"/>
        <w:rPr>
          <w:rFonts w:ascii="Arial" w:hAnsi="Arial" w:cs="Arial"/>
          <w:color w:val="000000" w:themeColor="text1"/>
          <w:sz w:val="20"/>
          <w:szCs w:val="20"/>
        </w:rPr>
      </w:pPr>
    </w:p>
    <w:p w14:paraId="3A989E74" w14:textId="77777777" w:rsidR="008C3F80" w:rsidRPr="001A024A" w:rsidRDefault="008C3F80" w:rsidP="008C3F80">
      <w:pPr>
        <w:spacing w:line="325" w:lineRule="exact"/>
        <w:rPr>
          <w:rFonts w:ascii="Arial" w:hAnsi="Arial" w:cs="Arial"/>
          <w:color w:val="000000" w:themeColor="text1"/>
          <w:sz w:val="20"/>
          <w:szCs w:val="20"/>
        </w:rPr>
      </w:pPr>
    </w:p>
    <w:p w14:paraId="0C038908" w14:textId="77777777" w:rsidR="008C3F80" w:rsidRPr="001A024A" w:rsidRDefault="008C3F80" w:rsidP="008C3F80">
      <w:pPr>
        <w:tabs>
          <w:tab w:val="left" w:pos="2320"/>
        </w:tabs>
        <w:rPr>
          <w:rFonts w:ascii="Arial" w:hAnsi="Arial" w:cs="Arial"/>
          <w:color w:val="000000" w:themeColor="text1"/>
          <w:sz w:val="20"/>
          <w:szCs w:val="20"/>
        </w:rPr>
        <w:sectPr w:rsidR="008C3F80" w:rsidRPr="001A024A" w:rsidSect="0043201B">
          <w:pgSz w:w="11900" w:h="16838"/>
          <w:pgMar w:top="714" w:right="1440" w:bottom="431" w:left="1440" w:header="0" w:footer="0" w:gutter="0"/>
          <w:pgBorders w:offsetFrom="page">
            <w:top w:val="thickThinSmallGap" w:sz="18" w:space="24" w:color="auto"/>
            <w:left w:val="thickThinSmallGap" w:sz="18" w:space="24" w:color="auto"/>
            <w:bottom w:val="thinThickSmallGap" w:sz="18" w:space="24" w:color="auto"/>
            <w:right w:val="thickThinSmallGap" w:sz="18" w:space="24" w:color="auto"/>
          </w:pgBorders>
          <w:pgNumType w:start="1"/>
          <w:cols w:space="720" w:equalWidth="0">
            <w:col w:w="9026"/>
          </w:cols>
        </w:sectPr>
      </w:pPr>
      <w:r w:rsidRPr="001A024A">
        <w:rPr>
          <w:rFonts w:ascii="Arial" w:hAnsi="Arial" w:cs="Arial"/>
          <w:color w:val="000000" w:themeColor="text1"/>
          <w:sz w:val="20"/>
          <w:szCs w:val="20"/>
        </w:rPr>
        <w:tab/>
      </w:r>
    </w:p>
    <w:p w14:paraId="7EACB6EB" w14:textId="77777777" w:rsidR="008C3F80" w:rsidRPr="001A024A" w:rsidRDefault="008C3F80" w:rsidP="008C3F80">
      <w:pPr>
        <w:ind w:left="7480"/>
        <w:rPr>
          <w:rFonts w:ascii="Arial" w:hAnsi="Arial" w:cs="Arial"/>
          <w:color w:val="000000" w:themeColor="text1"/>
          <w:sz w:val="20"/>
          <w:szCs w:val="20"/>
        </w:rPr>
      </w:pPr>
      <w:bookmarkStart w:id="9" w:name="page5"/>
      <w:bookmarkEnd w:id="9"/>
      <w:r w:rsidRPr="001A024A">
        <w:rPr>
          <w:rFonts w:ascii="Arial" w:eastAsia="Calibri" w:hAnsi="Arial" w:cs="Arial"/>
          <w:noProof/>
          <w:color w:val="000000" w:themeColor="text1"/>
        </w:rPr>
        <w:lastRenderedPageBreak/>
        <mc:AlternateContent>
          <mc:Choice Requires="wps">
            <w:drawing>
              <wp:anchor distT="0" distB="0" distL="114300" distR="114300" simplePos="0" relativeHeight="251666432" behindDoc="1" locked="0" layoutInCell="0" allowOverlap="1" wp14:anchorId="1E53B92A" wp14:editId="0CF34E1D">
                <wp:simplePos x="0" y="0"/>
                <wp:positionH relativeFrom="page">
                  <wp:posOffset>914400</wp:posOffset>
                </wp:positionH>
                <wp:positionV relativeFrom="page">
                  <wp:posOffset>457200</wp:posOffset>
                </wp:positionV>
                <wp:extent cx="5726430" cy="170180"/>
                <wp:effectExtent l="0" t="0" r="0" b="0"/>
                <wp:wrapNone/>
                <wp:docPr id="34"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6430" cy="170180"/>
                        </a:xfrm>
                        <a:prstGeom prst="rect">
                          <a:avLst/>
                        </a:prstGeom>
                        <a:solidFill>
                          <a:srgbClr val="ED7D31"/>
                        </a:solidFill>
                      </wps:spPr>
                      <wps:bodyPr/>
                    </wps:wsp>
                  </a:graphicData>
                </a:graphic>
              </wp:anchor>
            </w:drawing>
          </mc:Choice>
          <mc:Fallback>
            <w:pict>
              <v:rect w14:anchorId="34A11DE1" id="Shape 8" o:spid="_x0000_s1026" style="position:absolute;margin-left:1in;margin-top:36pt;width:450.9pt;height:13.4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4QegEAAOMCAAAOAAAAZHJzL2Uyb0RvYy54bWysUsFuEzEQvSPxD5bvxLspNNU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" o:allowincell="f" fillcolor="#ed7d31" stroked="f">
                <w10:wrap anchorx="page" anchory="page"/>
              </v:rect>
            </w:pict>
          </mc:Fallback>
        </mc:AlternateContent>
      </w:r>
      <w:r w:rsidRPr="001A024A">
        <w:rPr>
          <w:rFonts w:ascii="Arial" w:eastAsia="Calibri" w:hAnsi="Arial" w:cs="Arial"/>
          <w:color w:val="000000" w:themeColor="text1"/>
        </w:rPr>
        <w:t>ARCHITECTURE DESIGN</w:t>
      </w:r>
    </w:p>
    <w:p w14:paraId="42F24C5B" w14:textId="77777777" w:rsidR="008C3F80" w:rsidRPr="001A024A" w:rsidRDefault="008C3F80" w:rsidP="008C3F80">
      <w:pPr>
        <w:spacing w:line="200" w:lineRule="exact"/>
        <w:rPr>
          <w:rFonts w:ascii="Arial" w:hAnsi="Arial" w:cs="Arial"/>
          <w:color w:val="000000" w:themeColor="text1"/>
          <w:sz w:val="20"/>
          <w:szCs w:val="20"/>
        </w:rPr>
      </w:pPr>
    </w:p>
    <w:p w14:paraId="646829FB" w14:textId="77777777" w:rsidR="008C3F80" w:rsidRPr="001A024A" w:rsidRDefault="008C3F80" w:rsidP="008C3F80">
      <w:pPr>
        <w:spacing w:line="255" w:lineRule="exact"/>
        <w:rPr>
          <w:rFonts w:ascii="Arial" w:hAnsi="Arial" w:cs="Arial"/>
          <w:color w:val="000000" w:themeColor="text1"/>
          <w:sz w:val="20"/>
          <w:szCs w:val="20"/>
        </w:rPr>
      </w:pPr>
    </w:p>
    <w:p w14:paraId="0B1F63BE" w14:textId="77777777" w:rsidR="008C3F80" w:rsidRPr="001A024A" w:rsidRDefault="008C3F80" w:rsidP="008C3F80">
      <w:pPr>
        <w:ind w:left="900"/>
        <w:rPr>
          <w:rFonts w:ascii="Arial" w:hAnsi="Arial" w:cs="Arial"/>
          <w:color w:val="000000" w:themeColor="text1"/>
          <w:sz w:val="20"/>
          <w:szCs w:val="20"/>
        </w:rPr>
      </w:pPr>
      <w:r w:rsidRPr="001A024A">
        <w:rPr>
          <w:rFonts w:ascii="Arial" w:eastAsia="Arial" w:hAnsi="Arial" w:cs="Arial"/>
          <w:b/>
          <w:bCs/>
          <w:color w:val="000000" w:themeColor="text1"/>
          <w:sz w:val="32"/>
          <w:szCs w:val="32"/>
        </w:rPr>
        <w:t>2. Architecture</w:t>
      </w:r>
    </w:p>
    <w:p w14:paraId="4E423688" w14:textId="77777777" w:rsidR="008C3F80" w:rsidRPr="001A024A" w:rsidRDefault="008C3F80" w:rsidP="008C3F80">
      <w:pPr>
        <w:spacing w:line="304" w:lineRule="exact"/>
        <w:rPr>
          <w:rFonts w:ascii="Arial" w:hAnsi="Arial" w:cs="Arial"/>
          <w:color w:val="000000" w:themeColor="text1"/>
          <w:sz w:val="20"/>
          <w:szCs w:val="20"/>
        </w:rPr>
      </w:pPr>
    </w:p>
    <w:p w14:paraId="5D32D652" w14:textId="77777777" w:rsidR="008C3F80" w:rsidRPr="001A024A" w:rsidRDefault="008C3F80" w:rsidP="008C3F80">
      <w:pPr>
        <w:tabs>
          <w:tab w:val="left" w:pos="1980"/>
        </w:tabs>
        <w:ind w:left="1280"/>
        <w:rPr>
          <w:rFonts w:ascii="Arial" w:hAnsi="Arial" w:cs="Arial"/>
          <w:color w:val="000000" w:themeColor="text1"/>
          <w:sz w:val="20"/>
          <w:szCs w:val="20"/>
        </w:rPr>
      </w:pPr>
      <w:r w:rsidRPr="001A024A">
        <w:rPr>
          <w:rFonts w:ascii="Arial" w:eastAsia="Arial" w:hAnsi="Arial" w:cs="Arial"/>
          <w:b/>
          <w:bCs/>
          <w:color w:val="000000" w:themeColor="text1"/>
          <w:szCs w:val="24"/>
        </w:rPr>
        <w:t>2.1</w:t>
      </w:r>
      <w:r w:rsidRPr="001A024A">
        <w:rPr>
          <w:rFonts w:ascii="Arial" w:hAnsi="Arial" w:cs="Arial"/>
          <w:color w:val="000000" w:themeColor="text1"/>
          <w:sz w:val="20"/>
          <w:szCs w:val="20"/>
        </w:rPr>
        <w:tab/>
      </w:r>
      <w:r w:rsidRPr="001A024A">
        <w:rPr>
          <w:rFonts w:ascii="Arial" w:eastAsia="Arial" w:hAnsi="Arial" w:cs="Arial"/>
          <w:b/>
          <w:bCs/>
          <w:color w:val="000000" w:themeColor="text1"/>
          <w:sz w:val="23"/>
          <w:szCs w:val="23"/>
        </w:rPr>
        <w:t>Power BI Architecture</w:t>
      </w:r>
    </w:p>
    <w:p w14:paraId="0254FC9B" w14:textId="77777777" w:rsidR="008C3F80" w:rsidRPr="001A024A" w:rsidRDefault="008C3F80" w:rsidP="008C3F80">
      <w:pPr>
        <w:spacing w:line="306" w:lineRule="exact"/>
        <w:rPr>
          <w:rFonts w:ascii="Arial" w:hAnsi="Arial" w:cs="Arial"/>
          <w:color w:val="000000" w:themeColor="text1"/>
          <w:sz w:val="20"/>
          <w:szCs w:val="20"/>
        </w:rPr>
      </w:pPr>
    </w:p>
    <w:p w14:paraId="116B809B" w14:textId="77777777" w:rsidR="008C3F80" w:rsidRPr="001A024A" w:rsidRDefault="008C3F80" w:rsidP="008C3F80">
      <w:pPr>
        <w:spacing w:line="258" w:lineRule="auto"/>
        <w:ind w:left="2040" w:right="920" w:hanging="9"/>
        <w:rPr>
          <w:rFonts w:ascii="Arial" w:hAnsi="Arial" w:cs="Arial"/>
          <w:color w:val="000000" w:themeColor="text1"/>
          <w:sz w:val="20"/>
          <w:szCs w:val="20"/>
        </w:rPr>
      </w:pPr>
      <w:r w:rsidRPr="001A024A">
        <w:rPr>
          <w:rFonts w:ascii="Arial" w:eastAsia="Arial" w:hAnsi="Arial" w:cs="Arial"/>
          <w:color w:val="000000" w:themeColor="text1"/>
        </w:rPr>
        <w:t>Power BI is a business suite that includes several technologies that work together. To deliver outstanding business intelligence solutions.</w:t>
      </w:r>
    </w:p>
    <w:p w14:paraId="643179EC" w14:textId="77777777" w:rsidR="008C3F80" w:rsidRPr="001A024A" w:rsidRDefault="008C3F80" w:rsidP="008C3F80">
      <w:pPr>
        <w:spacing w:line="9" w:lineRule="exact"/>
        <w:rPr>
          <w:rFonts w:ascii="Arial" w:hAnsi="Arial" w:cs="Arial"/>
          <w:color w:val="000000" w:themeColor="text1"/>
          <w:sz w:val="20"/>
          <w:szCs w:val="20"/>
        </w:rPr>
      </w:pPr>
    </w:p>
    <w:p w14:paraId="591F4BBE" w14:textId="77777777" w:rsidR="008C3F80" w:rsidRPr="001A024A" w:rsidRDefault="008C3F80" w:rsidP="008C3F80">
      <w:pPr>
        <w:ind w:left="2040"/>
        <w:rPr>
          <w:rFonts w:ascii="Arial" w:hAnsi="Arial" w:cs="Arial"/>
          <w:color w:val="000000" w:themeColor="text1"/>
          <w:sz w:val="20"/>
          <w:szCs w:val="20"/>
        </w:rPr>
      </w:pPr>
      <w:r w:rsidRPr="001A024A">
        <w:rPr>
          <w:rFonts w:ascii="Arial" w:eastAsia="Arial" w:hAnsi="Arial" w:cs="Arial"/>
          <w:color w:val="000000" w:themeColor="text1"/>
        </w:rPr>
        <w:t>Microsoft Power BI technology consists of a group of components such as:</w:t>
      </w:r>
    </w:p>
    <w:p w14:paraId="20A99F47" w14:textId="77777777" w:rsidR="008C3F80" w:rsidRPr="001A024A" w:rsidRDefault="008C3F80" w:rsidP="008C3F80">
      <w:pPr>
        <w:spacing w:line="304" w:lineRule="exact"/>
        <w:rPr>
          <w:rFonts w:ascii="Arial" w:hAnsi="Arial" w:cs="Arial"/>
          <w:color w:val="000000" w:themeColor="text1"/>
          <w:sz w:val="20"/>
          <w:szCs w:val="20"/>
        </w:rPr>
      </w:pPr>
    </w:p>
    <w:p w14:paraId="265025CF"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Query (for data mash-up and transformation)</w:t>
      </w:r>
    </w:p>
    <w:p w14:paraId="6BC746D2" w14:textId="77777777" w:rsidR="008C3F80" w:rsidRPr="001A024A" w:rsidRDefault="008C3F80" w:rsidP="008C3F80">
      <w:pPr>
        <w:spacing w:line="27" w:lineRule="exact"/>
        <w:rPr>
          <w:rFonts w:ascii="Arial" w:eastAsia="Arial" w:hAnsi="Arial" w:cs="Arial"/>
          <w:color w:val="000000" w:themeColor="text1"/>
        </w:rPr>
      </w:pPr>
    </w:p>
    <w:p w14:paraId="56F4D136"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BI Desktop (a companion development tool)</w:t>
      </w:r>
    </w:p>
    <w:p w14:paraId="090AE641" w14:textId="77777777" w:rsidR="008C3F80" w:rsidRPr="001A024A" w:rsidRDefault="008C3F80" w:rsidP="008C3F80">
      <w:pPr>
        <w:spacing w:line="30" w:lineRule="exact"/>
        <w:rPr>
          <w:rFonts w:ascii="Arial" w:eastAsia="Arial" w:hAnsi="Arial" w:cs="Arial"/>
          <w:color w:val="000000" w:themeColor="text1"/>
        </w:rPr>
      </w:pPr>
    </w:p>
    <w:p w14:paraId="022FF2BB"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BI Mobile (for Android, iOS, Windows phones)</w:t>
      </w:r>
    </w:p>
    <w:p w14:paraId="047F9C5F" w14:textId="77777777" w:rsidR="008C3F80" w:rsidRPr="001A024A" w:rsidRDefault="008C3F80" w:rsidP="008C3F80">
      <w:pPr>
        <w:spacing w:line="30" w:lineRule="exact"/>
        <w:rPr>
          <w:rFonts w:ascii="Arial" w:eastAsia="Arial" w:hAnsi="Arial" w:cs="Arial"/>
          <w:color w:val="000000" w:themeColor="text1"/>
        </w:rPr>
      </w:pPr>
    </w:p>
    <w:p w14:paraId="2E9E90FA"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Pivot (for in-memory tabular data modelling)</w:t>
      </w:r>
    </w:p>
    <w:p w14:paraId="142C9497" w14:textId="77777777" w:rsidR="008C3F80" w:rsidRPr="001A024A" w:rsidRDefault="008C3F80" w:rsidP="008C3F80">
      <w:pPr>
        <w:spacing w:line="27" w:lineRule="exact"/>
        <w:rPr>
          <w:rFonts w:ascii="Arial" w:eastAsia="Arial" w:hAnsi="Arial" w:cs="Arial"/>
          <w:color w:val="000000" w:themeColor="text1"/>
        </w:rPr>
      </w:pPr>
    </w:p>
    <w:p w14:paraId="0D4D1DEB"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View (for viewing data visualizations)</w:t>
      </w:r>
    </w:p>
    <w:p w14:paraId="62816CEA" w14:textId="77777777" w:rsidR="008C3F80" w:rsidRPr="001A024A" w:rsidRDefault="008C3F80" w:rsidP="008C3F80">
      <w:pPr>
        <w:spacing w:line="30" w:lineRule="exact"/>
        <w:rPr>
          <w:rFonts w:ascii="Arial" w:eastAsia="Arial" w:hAnsi="Arial" w:cs="Arial"/>
          <w:color w:val="000000" w:themeColor="text1"/>
        </w:rPr>
      </w:pPr>
    </w:p>
    <w:p w14:paraId="1A3C3978"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Map (for visualizing 3D geo-spatial data)</w:t>
      </w:r>
    </w:p>
    <w:p w14:paraId="13757455" w14:textId="77777777" w:rsidR="008C3F80" w:rsidRPr="001A024A" w:rsidRDefault="008C3F80" w:rsidP="008C3F80">
      <w:pPr>
        <w:spacing w:line="27" w:lineRule="exact"/>
        <w:rPr>
          <w:rFonts w:ascii="Arial" w:eastAsia="Arial" w:hAnsi="Arial" w:cs="Arial"/>
          <w:color w:val="000000" w:themeColor="text1"/>
        </w:rPr>
      </w:pPr>
    </w:p>
    <w:p w14:paraId="1BFC9C26" w14:textId="77777777" w:rsidR="008C3F80" w:rsidRPr="001A024A" w:rsidRDefault="008C3F80" w:rsidP="008C3F80">
      <w:pPr>
        <w:numPr>
          <w:ilvl w:val="0"/>
          <w:numId w:val="47"/>
        </w:numPr>
        <w:tabs>
          <w:tab w:val="left" w:pos="2720"/>
        </w:tabs>
        <w:spacing w:line="240" w:lineRule="auto"/>
        <w:ind w:left="2720" w:hanging="360"/>
        <w:jc w:val="left"/>
        <w:rPr>
          <w:rFonts w:ascii="Arial" w:eastAsia="Arial" w:hAnsi="Arial" w:cs="Arial"/>
          <w:color w:val="000000" w:themeColor="text1"/>
        </w:rPr>
      </w:pPr>
      <w:r w:rsidRPr="001A024A">
        <w:rPr>
          <w:rFonts w:ascii="Arial" w:eastAsia="Arial" w:hAnsi="Arial" w:cs="Arial"/>
          <w:color w:val="000000" w:themeColor="text1"/>
        </w:rPr>
        <w:t>Power Q&amp;A (for natural language Q&amp;A)</w:t>
      </w:r>
    </w:p>
    <w:p w14:paraId="44FF2B48" w14:textId="77777777" w:rsidR="008C3F80" w:rsidRPr="001A024A" w:rsidRDefault="008C3F80" w:rsidP="008C3F80">
      <w:pPr>
        <w:spacing w:line="187" w:lineRule="exact"/>
        <w:rPr>
          <w:rFonts w:ascii="Arial" w:hAnsi="Arial" w:cs="Arial"/>
          <w:color w:val="000000" w:themeColor="text1"/>
          <w:sz w:val="20"/>
          <w:szCs w:val="20"/>
        </w:rPr>
      </w:pPr>
    </w:p>
    <w:p w14:paraId="0C2C3BF5" w14:textId="77777777" w:rsidR="008C3F80" w:rsidRPr="001A024A" w:rsidRDefault="008C3F80" w:rsidP="008C3F80">
      <w:pPr>
        <w:spacing w:line="262" w:lineRule="auto"/>
        <w:ind w:left="2040" w:right="460" w:hanging="9"/>
        <w:rPr>
          <w:rFonts w:ascii="Arial" w:hAnsi="Arial" w:cs="Arial"/>
          <w:color w:val="000000" w:themeColor="text1"/>
          <w:sz w:val="20"/>
          <w:szCs w:val="20"/>
        </w:rPr>
      </w:pPr>
      <w:r w:rsidRPr="001A024A">
        <w:rPr>
          <w:rFonts w:ascii="Arial" w:eastAsia="Arial" w:hAnsi="Arial" w:cs="Arial"/>
          <w:color w:val="000000" w:themeColor="text1"/>
        </w:rPr>
        <w:t>In simple terms, a Power BI user takes data from various data sources such as files, Azure source, online services, Direct Query or gateway sources. Then, they work with that data on a client development tool such as Power BI Desktop. Here, the imported data is cleaned and transformed according to the user’s needs.</w:t>
      </w:r>
    </w:p>
    <w:p w14:paraId="1804CE78" w14:textId="77777777" w:rsidR="008C3F80" w:rsidRPr="001A024A" w:rsidRDefault="008C3F80" w:rsidP="008C3F80">
      <w:pPr>
        <w:spacing w:line="167" w:lineRule="exact"/>
        <w:rPr>
          <w:rFonts w:ascii="Arial" w:hAnsi="Arial" w:cs="Arial"/>
          <w:color w:val="000000" w:themeColor="text1"/>
          <w:sz w:val="20"/>
          <w:szCs w:val="20"/>
        </w:rPr>
      </w:pPr>
    </w:p>
    <w:p w14:paraId="0B71885F" w14:textId="77777777" w:rsidR="008C3F80" w:rsidRPr="001A024A" w:rsidRDefault="008C3F80" w:rsidP="008C3F80">
      <w:pPr>
        <w:spacing w:line="260" w:lineRule="auto"/>
        <w:ind w:left="2040" w:right="540" w:hanging="9"/>
        <w:rPr>
          <w:rFonts w:ascii="Arial" w:hAnsi="Arial" w:cs="Arial"/>
          <w:color w:val="000000" w:themeColor="text1"/>
          <w:sz w:val="20"/>
          <w:szCs w:val="20"/>
        </w:rPr>
      </w:pPr>
      <w:r w:rsidRPr="001A024A">
        <w:rPr>
          <w:rFonts w:ascii="Arial" w:eastAsia="Arial" w:hAnsi="Arial" w:cs="Arial"/>
          <w:color w:val="000000" w:themeColor="text1"/>
        </w:rPr>
        <w:t>Once the data is transformed and formatted, it is ready to use in making visualizations in a report. A report is a collection of visualizations like graphs, charts, tables, filters, and slicers.</w:t>
      </w:r>
    </w:p>
    <w:p w14:paraId="1D894F86"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67456" behindDoc="1" locked="0" layoutInCell="0" allowOverlap="1" wp14:anchorId="6D0862F2" wp14:editId="75C8CD24">
            <wp:simplePos x="0" y="0"/>
            <wp:positionH relativeFrom="column">
              <wp:posOffset>1270000</wp:posOffset>
            </wp:positionH>
            <wp:positionV relativeFrom="paragraph">
              <wp:posOffset>569595</wp:posOffset>
            </wp:positionV>
            <wp:extent cx="85090" cy="21463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85090" cy="214630"/>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68480" behindDoc="1" locked="0" layoutInCell="0" allowOverlap="1" wp14:anchorId="3372E3FA" wp14:editId="59A0B813">
            <wp:simplePos x="0" y="0"/>
            <wp:positionH relativeFrom="column">
              <wp:posOffset>355600</wp:posOffset>
            </wp:positionH>
            <wp:positionV relativeFrom="paragraph">
              <wp:posOffset>832485</wp:posOffset>
            </wp:positionV>
            <wp:extent cx="90170" cy="212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90170" cy="212725"/>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69504" behindDoc="1" locked="0" layoutInCell="0" allowOverlap="1" wp14:anchorId="05C28AF8" wp14:editId="135A0C4F">
            <wp:simplePos x="0" y="0"/>
            <wp:positionH relativeFrom="column">
              <wp:posOffset>-192405</wp:posOffset>
            </wp:positionH>
            <wp:positionV relativeFrom="paragraph">
              <wp:posOffset>266065</wp:posOffset>
            </wp:positionV>
            <wp:extent cx="7016750" cy="254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7016750" cy="2543175"/>
                    </a:xfrm>
                    <a:prstGeom prst="rect">
                      <a:avLst/>
                    </a:prstGeom>
                    <a:noFill/>
                  </pic:spPr>
                </pic:pic>
              </a:graphicData>
            </a:graphic>
          </wp:anchor>
        </w:drawing>
      </w:r>
    </w:p>
    <w:p w14:paraId="37BC8532" w14:textId="77777777" w:rsidR="008C3F80" w:rsidRPr="001A024A" w:rsidRDefault="008C3F80" w:rsidP="008C3F80">
      <w:pPr>
        <w:spacing w:line="200" w:lineRule="exact"/>
        <w:rPr>
          <w:rFonts w:ascii="Arial" w:hAnsi="Arial" w:cs="Arial"/>
          <w:color w:val="000000" w:themeColor="text1"/>
          <w:sz w:val="20"/>
          <w:szCs w:val="20"/>
        </w:rPr>
      </w:pPr>
    </w:p>
    <w:p w14:paraId="564EADDF" w14:textId="77777777" w:rsidR="008C3F80" w:rsidRPr="001A024A" w:rsidRDefault="008C3F80" w:rsidP="008C3F80">
      <w:pPr>
        <w:spacing w:line="20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70528" behindDoc="1" locked="0" layoutInCell="0" allowOverlap="1" wp14:anchorId="0096FFBB" wp14:editId="3BDD51EC">
            <wp:simplePos x="0" y="0"/>
            <wp:positionH relativeFrom="column">
              <wp:posOffset>-203200</wp:posOffset>
            </wp:positionH>
            <wp:positionV relativeFrom="paragraph">
              <wp:posOffset>127635</wp:posOffset>
            </wp:positionV>
            <wp:extent cx="7022444" cy="2545238"/>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7076009" cy="2564652"/>
                    </a:xfrm>
                    <a:prstGeom prst="rect">
                      <a:avLst/>
                    </a:prstGeom>
                    <a:noFill/>
                  </pic:spPr>
                </pic:pic>
              </a:graphicData>
            </a:graphic>
            <wp14:sizeRelH relativeFrom="margin">
              <wp14:pctWidth>0</wp14:pctWidth>
            </wp14:sizeRelH>
            <wp14:sizeRelV relativeFrom="margin">
              <wp14:pctHeight>0</wp14:pctHeight>
            </wp14:sizeRelV>
          </wp:anchor>
        </w:drawing>
      </w:r>
    </w:p>
    <w:p w14:paraId="237134A2" w14:textId="77777777" w:rsidR="008C3F80" w:rsidRPr="001A024A" w:rsidRDefault="008C3F80" w:rsidP="008C3F80">
      <w:pPr>
        <w:spacing w:line="200" w:lineRule="exact"/>
        <w:rPr>
          <w:rFonts w:ascii="Arial" w:hAnsi="Arial" w:cs="Arial"/>
          <w:color w:val="000000" w:themeColor="text1"/>
          <w:sz w:val="20"/>
          <w:szCs w:val="20"/>
        </w:rPr>
      </w:pPr>
    </w:p>
    <w:p w14:paraId="48FCDE8D" w14:textId="77777777" w:rsidR="008C3F80" w:rsidRPr="001A024A" w:rsidRDefault="008C3F80" w:rsidP="008C3F80">
      <w:pPr>
        <w:spacing w:line="200" w:lineRule="exact"/>
        <w:rPr>
          <w:rFonts w:ascii="Arial" w:hAnsi="Arial" w:cs="Arial"/>
          <w:color w:val="000000" w:themeColor="text1"/>
          <w:sz w:val="20"/>
          <w:szCs w:val="20"/>
        </w:rPr>
      </w:pPr>
    </w:p>
    <w:p w14:paraId="27F2ADCD" w14:textId="77777777" w:rsidR="008C3F80" w:rsidRPr="001A024A" w:rsidRDefault="008C3F80" w:rsidP="008C3F80">
      <w:pPr>
        <w:spacing w:line="200" w:lineRule="exact"/>
        <w:rPr>
          <w:rFonts w:ascii="Arial" w:hAnsi="Arial" w:cs="Arial"/>
          <w:color w:val="000000" w:themeColor="text1"/>
          <w:sz w:val="20"/>
          <w:szCs w:val="20"/>
        </w:rPr>
      </w:pPr>
    </w:p>
    <w:p w14:paraId="24025E80" w14:textId="77777777" w:rsidR="008C3F80" w:rsidRPr="001A024A" w:rsidRDefault="008C3F80" w:rsidP="008C3F80">
      <w:pPr>
        <w:spacing w:line="200" w:lineRule="exact"/>
        <w:rPr>
          <w:rFonts w:ascii="Arial" w:hAnsi="Arial" w:cs="Arial"/>
          <w:color w:val="000000" w:themeColor="text1"/>
          <w:sz w:val="20"/>
          <w:szCs w:val="20"/>
        </w:rPr>
      </w:pPr>
    </w:p>
    <w:p w14:paraId="09F023DA" w14:textId="77777777" w:rsidR="008C3F80" w:rsidRPr="001A024A" w:rsidRDefault="008C3F80" w:rsidP="008C3F80">
      <w:pPr>
        <w:spacing w:line="200" w:lineRule="exact"/>
        <w:rPr>
          <w:rFonts w:ascii="Arial" w:hAnsi="Arial" w:cs="Arial"/>
          <w:color w:val="000000" w:themeColor="text1"/>
          <w:sz w:val="20"/>
          <w:szCs w:val="20"/>
        </w:rPr>
      </w:pPr>
    </w:p>
    <w:p w14:paraId="5C9C2362" w14:textId="77777777" w:rsidR="008C3F80" w:rsidRPr="001A024A" w:rsidRDefault="008C3F80" w:rsidP="008C3F80">
      <w:pPr>
        <w:spacing w:line="200" w:lineRule="exact"/>
        <w:rPr>
          <w:rFonts w:ascii="Arial" w:hAnsi="Arial" w:cs="Arial"/>
          <w:color w:val="000000" w:themeColor="text1"/>
          <w:sz w:val="20"/>
          <w:szCs w:val="20"/>
        </w:rPr>
      </w:pPr>
    </w:p>
    <w:p w14:paraId="6D06417D" w14:textId="77777777" w:rsidR="008C3F80" w:rsidRPr="001A024A" w:rsidRDefault="008C3F80" w:rsidP="008C3F80">
      <w:pPr>
        <w:spacing w:line="200" w:lineRule="exact"/>
        <w:rPr>
          <w:rFonts w:ascii="Arial" w:hAnsi="Arial" w:cs="Arial"/>
          <w:color w:val="000000" w:themeColor="text1"/>
          <w:sz w:val="20"/>
          <w:szCs w:val="20"/>
        </w:rPr>
      </w:pPr>
    </w:p>
    <w:p w14:paraId="240B3EEA" w14:textId="77777777" w:rsidR="008C3F80" w:rsidRPr="001A024A" w:rsidRDefault="008C3F80" w:rsidP="008C3F80">
      <w:pPr>
        <w:spacing w:line="200" w:lineRule="exact"/>
        <w:rPr>
          <w:rFonts w:ascii="Arial" w:hAnsi="Arial" w:cs="Arial"/>
          <w:color w:val="000000" w:themeColor="text1"/>
          <w:sz w:val="20"/>
          <w:szCs w:val="20"/>
        </w:rPr>
      </w:pPr>
    </w:p>
    <w:p w14:paraId="5E795D10" w14:textId="77777777" w:rsidR="008C3F80" w:rsidRPr="001A024A" w:rsidRDefault="008C3F80" w:rsidP="008C3F80">
      <w:pPr>
        <w:spacing w:line="200" w:lineRule="exact"/>
        <w:rPr>
          <w:rFonts w:ascii="Arial" w:hAnsi="Arial" w:cs="Arial"/>
          <w:color w:val="000000" w:themeColor="text1"/>
          <w:sz w:val="20"/>
          <w:szCs w:val="20"/>
        </w:rPr>
      </w:pPr>
    </w:p>
    <w:p w14:paraId="70F428A5" w14:textId="77777777" w:rsidR="008C3F80" w:rsidRPr="001A024A" w:rsidRDefault="008C3F80" w:rsidP="008C3F80">
      <w:pPr>
        <w:spacing w:line="200" w:lineRule="exact"/>
        <w:rPr>
          <w:rFonts w:ascii="Arial" w:hAnsi="Arial" w:cs="Arial"/>
          <w:color w:val="000000" w:themeColor="text1"/>
          <w:sz w:val="20"/>
          <w:szCs w:val="20"/>
        </w:rPr>
      </w:pPr>
    </w:p>
    <w:p w14:paraId="61C8291E" w14:textId="77777777" w:rsidR="008C3F80" w:rsidRPr="001A024A" w:rsidRDefault="008C3F80" w:rsidP="008C3F80">
      <w:pPr>
        <w:spacing w:line="200" w:lineRule="exact"/>
        <w:rPr>
          <w:rFonts w:ascii="Arial" w:hAnsi="Arial" w:cs="Arial"/>
          <w:color w:val="000000" w:themeColor="text1"/>
          <w:sz w:val="20"/>
          <w:szCs w:val="20"/>
        </w:rPr>
      </w:pPr>
    </w:p>
    <w:p w14:paraId="56DE4262" w14:textId="77777777" w:rsidR="008C3F80" w:rsidRPr="001A024A" w:rsidRDefault="008C3F80" w:rsidP="008C3F80">
      <w:pPr>
        <w:spacing w:line="200" w:lineRule="exact"/>
        <w:rPr>
          <w:rFonts w:ascii="Arial" w:hAnsi="Arial" w:cs="Arial"/>
          <w:color w:val="000000" w:themeColor="text1"/>
          <w:sz w:val="20"/>
          <w:szCs w:val="20"/>
        </w:rPr>
      </w:pPr>
    </w:p>
    <w:p w14:paraId="27A58551" w14:textId="77777777" w:rsidR="008C3F80" w:rsidRPr="001A024A" w:rsidRDefault="008C3F80" w:rsidP="008C3F80">
      <w:pPr>
        <w:spacing w:line="200" w:lineRule="exact"/>
        <w:rPr>
          <w:rFonts w:ascii="Arial" w:hAnsi="Arial" w:cs="Arial"/>
          <w:color w:val="000000" w:themeColor="text1"/>
          <w:sz w:val="20"/>
          <w:szCs w:val="20"/>
        </w:rPr>
      </w:pPr>
    </w:p>
    <w:p w14:paraId="13F8347E" w14:textId="77777777" w:rsidR="008C3F80" w:rsidRPr="001A024A" w:rsidRDefault="008C3F80" w:rsidP="008C3F80">
      <w:pPr>
        <w:spacing w:line="200" w:lineRule="exact"/>
        <w:rPr>
          <w:rFonts w:ascii="Arial" w:hAnsi="Arial" w:cs="Arial"/>
          <w:color w:val="000000" w:themeColor="text1"/>
          <w:sz w:val="20"/>
          <w:szCs w:val="20"/>
        </w:rPr>
      </w:pPr>
    </w:p>
    <w:p w14:paraId="340284DD" w14:textId="77777777" w:rsidR="008C3F80" w:rsidRPr="001A024A" w:rsidRDefault="008C3F80" w:rsidP="008C3F80">
      <w:pPr>
        <w:spacing w:line="200" w:lineRule="exact"/>
        <w:rPr>
          <w:rFonts w:ascii="Arial" w:hAnsi="Arial" w:cs="Arial"/>
          <w:color w:val="000000" w:themeColor="text1"/>
          <w:sz w:val="20"/>
          <w:szCs w:val="20"/>
        </w:rPr>
      </w:pPr>
    </w:p>
    <w:p w14:paraId="5FAFE9E0" w14:textId="77777777" w:rsidR="008C3F80" w:rsidRPr="001A024A" w:rsidRDefault="008C3F80" w:rsidP="008C3F80">
      <w:pPr>
        <w:spacing w:line="369" w:lineRule="exact"/>
        <w:rPr>
          <w:rFonts w:ascii="Arial" w:hAnsi="Arial" w:cs="Arial"/>
          <w:color w:val="000000" w:themeColor="text1"/>
          <w:sz w:val="20"/>
          <w:szCs w:val="20"/>
        </w:rPr>
      </w:pPr>
    </w:p>
    <w:p w14:paraId="7AAC1D2C" w14:textId="77777777" w:rsidR="008C3F80" w:rsidRPr="001A024A" w:rsidRDefault="008C3F80" w:rsidP="008C3F80">
      <w:pPr>
        <w:jc w:val="right"/>
        <w:rPr>
          <w:rFonts w:ascii="Arial" w:hAnsi="Arial" w:cs="Arial"/>
          <w:color w:val="000000" w:themeColor="text1"/>
          <w:sz w:val="20"/>
          <w:szCs w:val="20"/>
        </w:rPr>
      </w:pPr>
      <w:r w:rsidRPr="001A024A">
        <w:rPr>
          <w:rFonts w:ascii="Arial" w:eastAsia="Calibri" w:hAnsi="Arial" w:cs="Arial"/>
          <w:b/>
          <w:bCs/>
          <w:color w:val="000000" w:themeColor="text1"/>
        </w:rPr>
        <w:t>Delivery</w:t>
      </w:r>
    </w:p>
    <w:p w14:paraId="37E82948"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71552" behindDoc="1" locked="0" layoutInCell="0" allowOverlap="1" wp14:anchorId="349C8BED" wp14:editId="74B0C315">
            <wp:simplePos x="0" y="0"/>
            <wp:positionH relativeFrom="column">
              <wp:posOffset>-1905</wp:posOffset>
            </wp:positionH>
            <wp:positionV relativeFrom="paragraph">
              <wp:posOffset>-56515</wp:posOffset>
            </wp:positionV>
            <wp:extent cx="934085" cy="2190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934085" cy="219075"/>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72576" behindDoc="1" locked="0" layoutInCell="0" allowOverlap="1" wp14:anchorId="3C39017A" wp14:editId="71FA811B">
            <wp:simplePos x="0" y="0"/>
            <wp:positionH relativeFrom="column">
              <wp:posOffset>-1905</wp:posOffset>
            </wp:positionH>
            <wp:positionV relativeFrom="paragraph">
              <wp:posOffset>-56515</wp:posOffset>
            </wp:positionV>
            <wp:extent cx="934085" cy="2190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934085" cy="219075"/>
                    </a:xfrm>
                    <a:prstGeom prst="rect">
                      <a:avLst/>
                    </a:prstGeom>
                    <a:noFill/>
                  </pic:spPr>
                </pic:pic>
              </a:graphicData>
            </a:graphic>
          </wp:anchor>
        </w:drawing>
      </w:r>
    </w:p>
    <w:p w14:paraId="60847237" w14:textId="77777777" w:rsidR="008C3F80" w:rsidRPr="001A024A" w:rsidRDefault="008C3F80" w:rsidP="008C3F80">
      <w:pPr>
        <w:spacing w:line="196" w:lineRule="auto"/>
        <w:rPr>
          <w:rFonts w:ascii="Arial" w:hAnsi="Arial" w:cs="Arial"/>
          <w:color w:val="000000" w:themeColor="text1"/>
          <w:sz w:val="20"/>
          <w:szCs w:val="20"/>
        </w:rPr>
      </w:pPr>
      <w:r w:rsidRPr="001A024A">
        <w:rPr>
          <w:rFonts w:ascii="Arial" w:eastAsia="Calibri" w:hAnsi="Arial" w:cs="Arial"/>
          <w:b/>
          <w:bCs/>
          <w:color w:val="000000" w:themeColor="text1"/>
        </w:rPr>
        <w:t>Data Source</w:t>
      </w:r>
    </w:p>
    <w:p w14:paraId="541E979F"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73600" behindDoc="1" locked="0" layoutInCell="0" allowOverlap="1" wp14:anchorId="3237D634" wp14:editId="23216A39">
            <wp:simplePos x="0" y="0"/>
            <wp:positionH relativeFrom="column">
              <wp:posOffset>337185</wp:posOffset>
            </wp:positionH>
            <wp:positionV relativeFrom="paragraph">
              <wp:posOffset>1894840</wp:posOffset>
            </wp:positionV>
            <wp:extent cx="5768975" cy="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768975" cy="8890"/>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74624" behindDoc="1" locked="0" layoutInCell="0" allowOverlap="1" wp14:anchorId="53F4E4AC" wp14:editId="74F57DC3">
            <wp:simplePos x="0" y="0"/>
            <wp:positionH relativeFrom="column">
              <wp:posOffset>6741160</wp:posOffset>
            </wp:positionH>
            <wp:positionV relativeFrom="paragraph">
              <wp:posOffset>898525</wp:posOffset>
            </wp:positionV>
            <wp:extent cx="52070" cy="2070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2070" cy="207010"/>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75648" behindDoc="1" locked="0" layoutInCell="0" allowOverlap="1" wp14:anchorId="08E69588" wp14:editId="11034745">
            <wp:simplePos x="0" y="0"/>
            <wp:positionH relativeFrom="column">
              <wp:posOffset>3136265</wp:posOffset>
            </wp:positionH>
            <wp:positionV relativeFrom="paragraph">
              <wp:posOffset>-47625</wp:posOffset>
            </wp:positionV>
            <wp:extent cx="2971165" cy="1073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2971165" cy="1073150"/>
                    </a:xfrm>
                    <a:prstGeom prst="rect">
                      <a:avLst/>
                    </a:prstGeom>
                    <a:noFill/>
                  </pic:spPr>
                </pic:pic>
              </a:graphicData>
            </a:graphic>
          </wp:anchor>
        </w:drawing>
      </w:r>
      <w:r w:rsidRPr="001A024A">
        <w:rPr>
          <w:rFonts w:ascii="Arial" w:hAnsi="Arial" w:cs="Arial"/>
          <w:noProof/>
          <w:color w:val="000000" w:themeColor="text1"/>
          <w:sz w:val="20"/>
          <w:szCs w:val="20"/>
        </w:rPr>
        <w:drawing>
          <wp:anchor distT="0" distB="0" distL="114300" distR="114300" simplePos="0" relativeHeight="251676672" behindDoc="1" locked="0" layoutInCell="0" allowOverlap="1" wp14:anchorId="45D1D2C5" wp14:editId="1D8FABF5">
            <wp:simplePos x="0" y="0"/>
            <wp:positionH relativeFrom="column">
              <wp:posOffset>3136265</wp:posOffset>
            </wp:positionH>
            <wp:positionV relativeFrom="paragraph">
              <wp:posOffset>-47625</wp:posOffset>
            </wp:positionV>
            <wp:extent cx="2971165" cy="1073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971165" cy="1073150"/>
                    </a:xfrm>
                    <a:prstGeom prst="rect">
                      <a:avLst/>
                    </a:prstGeom>
                    <a:noFill/>
                  </pic:spPr>
                </pic:pic>
              </a:graphicData>
            </a:graphic>
          </wp:anchor>
        </w:drawing>
      </w:r>
    </w:p>
    <w:p w14:paraId="34ABA154" w14:textId="77777777" w:rsidR="008C3F80" w:rsidRPr="001A024A" w:rsidRDefault="008C3F80" w:rsidP="008C3F80">
      <w:pPr>
        <w:spacing w:line="200" w:lineRule="exact"/>
        <w:rPr>
          <w:rFonts w:ascii="Arial" w:hAnsi="Arial" w:cs="Arial"/>
          <w:color w:val="000000" w:themeColor="text1"/>
          <w:sz w:val="20"/>
          <w:szCs w:val="20"/>
        </w:rPr>
      </w:pPr>
    </w:p>
    <w:p w14:paraId="3758E2F1" w14:textId="77777777" w:rsidR="008C3F80" w:rsidRPr="001A024A" w:rsidRDefault="008C3F80" w:rsidP="008C3F80">
      <w:pPr>
        <w:spacing w:line="200" w:lineRule="exact"/>
        <w:rPr>
          <w:rFonts w:ascii="Arial" w:hAnsi="Arial" w:cs="Arial"/>
          <w:color w:val="000000" w:themeColor="text1"/>
          <w:sz w:val="20"/>
          <w:szCs w:val="20"/>
        </w:rPr>
      </w:pPr>
    </w:p>
    <w:p w14:paraId="6806FFB4" w14:textId="77777777" w:rsidR="008C3F80" w:rsidRPr="001A024A" w:rsidRDefault="008C3F80" w:rsidP="008C3F80">
      <w:pPr>
        <w:spacing w:line="200" w:lineRule="exact"/>
        <w:rPr>
          <w:rFonts w:ascii="Arial" w:hAnsi="Arial" w:cs="Arial"/>
          <w:color w:val="000000" w:themeColor="text1"/>
          <w:sz w:val="20"/>
          <w:szCs w:val="20"/>
        </w:rPr>
      </w:pPr>
    </w:p>
    <w:p w14:paraId="6F8C9985" w14:textId="77777777" w:rsidR="008C3F80" w:rsidRPr="001A024A" w:rsidRDefault="008C3F80" w:rsidP="008C3F80">
      <w:pPr>
        <w:spacing w:line="200" w:lineRule="exact"/>
        <w:rPr>
          <w:rFonts w:ascii="Arial" w:hAnsi="Arial" w:cs="Arial"/>
          <w:color w:val="000000" w:themeColor="text1"/>
          <w:sz w:val="20"/>
          <w:szCs w:val="20"/>
        </w:rPr>
      </w:pPr>
    </w:p>
    <w:p w14:paraId="7FEA6A30" w14:textId="77777777" w:rsidR="008C3F80" w:rsidRPr="001A024A" w:rsidRDefault="008C3F80" w:rsidP="008C3F80">
      <w:pPr>
        <w:spacing w:line="200" w:lineRule="exact"/>
        <w:rPr>
          <w:rFonts w:ascii="Arial" w:hAnsi="Arial" w:cs="Arial"/>
          <w:color w:val="000000" w:themeColor="text1"/>
          <w:sz w:val="20"/>
          <w:szCs w:val="20"/>
        </w:rPr>
      </w:pPr>
    </w:p>
    <w:p w14:paraId="5EF8C2C6" w14:textId="77777777" w:rsidR="008C3F80" w:rsidRPr="001A024A" w:rsidRDefault="008C3F80" w:rsidP="008C3F80">
      <w:pPr>
        <w:spacing w:line="200" w:lineRule="exact"/>
        <w:rPr>
          <w:rFonts w:ascii="Arial" w:hAnsi="Arial" w:cs="Arial"/>
          <w:color w:val="000000" w:themeColor="text1"/>
          <w:sz w:val="20"/>
          <w:szCs w:val="20"/>
        </w:rPr>
      </w:pPr>
    </w:p>
    <w:p w14:paraId="08551234" w14:textId="77777777" w:rsidR="008C3F80" w:rsidRPr="001A024A" w:rsidRDefault="008C3F80" w:rsidP="008C3F80">
      <w:pPr>
        <w:spacing w:line="200" w:lineRule="exact"/>
        <w:rPr>
          <w:rFonts w:ascii="Arial" w:hAnsi="Arial" w:cs="Arial"/>
          <w:color w:val="000000" w:themeColor="text1"/>
          <w:sz w:val="20"/>
          <w:szCs w:val="20"/>
        </w:rPr>
      </w:pPr>
    </w:p>
    <w:p w14:paraId="42A81A6D" w14:textId="77777777" w:rsidR="008C3F80" w:rsidRPr="001A024A" w:rsidRDefault="008C3F80" w:rsidP="008C3F80">
      <w:pPr>
        <w:spacing w:line="200" w:lineRule="exact"/>
        <w:rPr>
          <w:rFonts w:ascii="Arial" w:hAnsi="Arial" w:cs="Arial"/>
          <w:color w:val="000000" w:themeColor="text1"/>
          <w:sz w:val="20"/>
          <w:szCs w:val="20"/>
        </w:rPr>
      </w:pPr>
    </w:p>
    <w:p w14:paraId="460A90A7" w14:textId="77777777" w:rsidR="008C3F80" w:rsidRPr="001A024A" w:rsidRDefault="008C3F80" w:rsidP="008C3F80">
      <w:pPr>
        <w:spacing w:line="200" w:lineRule="exact"/>
        <w:rPr>
          <w:rFonts w:ascii="Arial" w:hAnsi="Arial" w:cs="Arial"/>
          <w:color w:val="000000" w:themeColor="text1"/>
          <w:sz w:val="20"/>
          <w:szCs w:val="20"/>
        </w:rPr>
      </w:pPr>
    </w:p>
    <w:p w14:paraId="1E5C3455" w14:textId="77777777" w:rsidR="008C3F80" w:rsidRPr="001A024A" w:rsidRDefault="008C3F80" w:rsidP="008C3F80">
      <w:pPr>
        <w:spacing w:line="200" w:lineRule="exact"/>
        <w:rPr>
          <w:rFonts w:ascii="Arial" w:hAnsi="Arial" w:cs="Arial"/>
          <w:color w:val="000000" w:themeColor="text1"/>
          <w:sz w:val="20"/>
          <w:szCs w:val="20"/>
        </w:rPr>
      </w:pPr>
    </w:p>
    <w:p w14:paraId="5250564D" w14:textId="77777777" w:rsidR="008C3F80" w:rsidRPr="001A024A" w:rsidRDefault="008C3F80" w:rsidP="008C3F80">
      <w:pPr>
        <w:spacing w:line="200" w:lineRule="exact"/>
        <w:rPr>
          <w:rFonts w:ascii="Arial" w:hAnsi="Arial" w:cs="Arial"/>
          <w:color w:val="000000" w:themeColor="text1"/>
          <w:sz w:val="20"/>
          <w:szCs w:val="20"/>
        </w:rPr>
      </w:pPr>
    </w:p>
    <w:p w14:paraId="6F0BB55E" w14:textId="77777777" w:rsidR="008C3F80" w:rsidRPr="001A024A" w:rsidRDefault="008C3F80" w:rsidP="008C3F80">
      <w:pPr>
        <w:ind w:right="6"/>
        <w:jc w:val="right"/>
        <w:rPr>
          <w:rFonts w:ascii="Arial" w:hAnsi="Arial" w:cs="Arial"/>
          <w:color w:val="000000" w:themeColor="text1"/>
          <w:sz w:val="20"/>
          <w:szCs w:val="20"/>
        </w:rPr>
      </w:pPr>
      <w:bookmarkStart w:id="10" w:name="page6"/>
      <w:bookmarkEnd w:id="10"/>
      <w:r w:rsidRPr="001A024A">
        <w:rPr>
          <w:rFonts w:ascii="Arial" w:eastAsia="Calibri" w:hAnsi="Arial" w:cs="Arial"/>
          <w:noProof/>
          <w:color w:val="000000" w:themeColor="text1"/>
        </w:rPr>
        <mc:AlternateContent>
          <mc:Choice Requires="wps">
            <w:drawing>
              <wp:anchor distT="0" distB="0" distL="114300" distR="114300" simplePos="0" relativeHeight="251677696" behindDoc="1" locked="0" layoutInCell="0" allowOverlap="1" wp14:anchorId="2BC4880F" wp14:editId="2DA467D0">
                <wp:simplePos x="0" y="0"/>
                <wp:positionH relativeFrom="page">
                  <wp:posOffset>914400</wp:posOffset>
                </wp:positionH>
                <wp:positionV relativeFrom="page">
                  <wp:posOffset>457200</wp:posOffset>
                </wp:positionV>
                <wp:extent cx="5726430" cy="17018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6430" cy="170180"/>
                        </a:xfrm>
                        <a:prstGeom prst="rect">
                          <a:avLst/>
                        </a:prstGeom>
                        <a:solidFill>
                          <a:srgbClr val="ED7D31"/>
                        </a:solidFill>
                      </wps:spPr>
                      <wps:bodyPr/>
                    </wps:wsp>
                  </a:graphicData>
                </a:graphic>
              </wp:anchor>
            </w:drawing>
          </mc:Choice>
          <mc:Fallback>
            <w:pict>
              <v:rect w14:anchorId="26BEA5B2" id="Shape 19" o:spid="_x0000_s1026" style="position:absolute;margin-left:1in;margin-top:36pt;width:450.9pt;height:13.4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4QegEAAOMCAAAOAAAAZHJzL2Uyb0RvYy54bWysUsFuEzEQvSPxD5bvxLspNNU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" o:allowincell="f" fillcolor="#ed7d31" stroked="f">
                <w10:wrap anchorx="page" anchory="page"/>
              </v:rect>
            </w:pict>
          </mc:Fallback>
        </mc:AlternateContent>
      </w:r>
      <w:r w:rsidRPr="001A024A">
        <w:rPr>
          <w:rFonts w:ascii="Arial" w:eastAsia="Calibri" w:hAnsi="Arial" w:cs="Arial"/>
          <w:color w:val="000000" w:themeColor="text1"/>
        </w:rPr>
        <w:t>RCHITECTURE DESIGN</w:t>
      </w:r>
    </w:p>
    <w:p w14:paraId="2F39B87B" w14:textId="77777777" w:rsidR="008C3F80" w:rsidRPr="001A024A" w:rsidRDefault="008C3F80" w:rsidP="008C3F80">
      <w:pPr>
        <w:spacing w:line="200" w:lineRule="exact"/>
        <w:rPr>
          <w:rFonts w:ascii="Arial" w:hAnsi="Arial" w:cs="Arial"/>
          <w:color w:val="000000" w:themeColor="text1"/>
          <w:sz w:val="20"/>
          <w:szCs w:val="20"/>
        </w:rPr>
      </w:pPr>
    </w:p>
    <w:p w14:paraId="54671EB9" w14:textId="77777777" w:rsidR="008C3F80" w:rsidRPr="001A024A" w:rsidRDefault="008C3F80" w:rsidP="008C3F80">
      <w:pPr>
        <w:spacing w:line="257" w:lineRule="exact"/>
        <w:rPr>
          <w:rFonts w:ascii="Arial" w:hAnsi="Arial" w:cs="Arial"/>
          <w:color w:val="000000" w:themeColor="text1"/>
          <w:sz w:val="20"/>
          <w:szCs w:val="20"/>
        </w:rPr>
      </w:pPr>
    </w:p>
    <w:p w14:paraId="13128975" w14:textId="77777777" w:rsidR="008C3F80" w:rsidRPr="001A024A" w:rsidRDefault="008C3F80" w:rsidP="008C3F80">
      <w:pPr>
        <w:ind w:left="700"/>
        <w:rPr>
          <w:rFonts w:ascii="Arial" w:hAnsi="Arial" w:cs="Arial"/>
          <w:color w:val="000000" w:themeColor="text1"/>
          <w:sz w:val="20"/>
          <w:szCs w:val="20"/>
        </w:rPr>
      </w:pPr>
      <w:r w:rsidRPr="001A024A">
        <w:rPr>
          <w:rFonts w:ascii="Arial" w:eastAsia="Arial" w:hAnsi="Arial" w:cs="Arial"/>
          <w:b/>
          <w:bCs/>
          <w:color w:val="000000" w:themeColor="text1"/>
          <w:szCs w:val="24"/>
        </w:rPr>
        <w:t>2.2 Components of Power BI Architecture</w:t>
      </w:r>
    </w:p>
    <w:p w14:paraId="493016B5" w14:textId="77777777" w:rsidR="008C3F80" w:rsidRPr="001A024A" w:rsidRDefault="008C3F80" w:rsidP="008C3F80">
      <w:pPr>
        <w:spacing w:line="300" w:lineRule="exact"/>
        <w:rPr>
          <w:rFonts w:ascii="Arial" w:hAnsi="Arial" w:cs="Arial"/>
          <w:color w:val="000000" w:themeColor="text1"/>
          <w:sz w:val="20"/>
          <w:szCs w:val="20"/>
        </w:rPr>
      </w:pPr>
    </w:p>
    <w:p w14:paraId="54E4095A" w14:textId="77777777" w:rsidR="008C3F80" w:rsidRPr="001A024A" w:rsidRDefault="008C3F80" w:rsidP="008C3F80">
      <w:pPr>
        <w:ind w:left="700"/>
        <w:rPr>
          <w:rFonts w:ascii="Arial" w:hAnsi="Arial" w:cs="Arial"/>
          <w:color w:val="000000" w:themeColor="text1"/>
          <w:sz w:val="20"/>
          <w:szCs w:val="20"/>
        </w:rPr>
      </w:pPr>
      <w:r w:rsidRPr="001A024A">
        <w:rPr>
          <w:rFonts w:ascii="Arial" w:eastAsia="Arial" w:hAnsi="Arial" w:cs="Arial"/>
          <w:b/>
          <w:bCs/>
          <w:color w:val="000000" w:themeColor="text1"/>
        </w:rPr>
        <w:t>1. Data Sources</w:t>
      </w:r>
    </w:p>
    <w:p w14:paraId="4B47953D" w14:textId="77777777" w:rsidR="008C3F80" w:rsidRPr="001A024A" w:rsidRDefault="008C3F80" w:rsidP="008C3F80">
      <w:pPr>
        <w:spacing w:line="27" w:lineRule="exact"/>
        <w:rPr>
          <w:rFonts w:ascii="Arial" w:hAnsi="Arial" w:cs="Arial"/>
          <w:color w:val="000000" w:themeColor="text1"/>
          <w:sz w:val="20"/>
          <w:szCs w:val="20"/>
        </w:rPr>
      </w:pPr>
    </w:p>
    <w:p w14:paraId="1435334F" w14:textId="77777777" w:rsidR="008C3F80" w:rsidRPr="001A024A" w:rsidRDefault="008C3F80" w:rsidP="008C3F80">
      <w:pPr>
        <w:spacing w:line="258" w:lineRule="auto"/>
        <w:ind w:left="1100" w:right="26" w:hanging="9"/>
        <w:rPr>
          <w:rFonts w:ascii="Arial" w:hAnsi="Arial" w:cs="Arial"/>
          <w:color w:val="000000" w:themeColor="text1"/>
          <w:sz w:val="20"/>
          <w:szCs w:val="20"/>
        </w:rPr>
      </w:pPr>
      <w:r w:rsidRPr="001A024A">
        <w:rPr>
          <w:rFonts w:ascii="Arial" w:eastAsia="Arial" w:hAnsi="Arial" w:cs="Arial"/>
          <w:color w:val="000000" w:themeColor="text1"/>
        </w:rPr>
        <w:t>An important component of Power BI is its vast range of data sources. You can import data from files in your system, cloud-based online data sources or connect directly to live connections. If you import from data on-premise or online services there is a limit of 1 GB. Some commonly used data sources in Power BI are: a) Excel</w:t>
      </w:r>
    </w:p>
    <w:p w14:paraId="57FE11A0" w14:textId="77777777" w:rsidR="008C3F80" w:rsidRPr="001A024A" w:rsidRDefault="008C3F80" w:rsidP="008C3F80">
      <w:pPr>
        <w:spacing w:line="9" w:lineRule="exact"/>
        <w:rPr>
          <w:rFonts w:ascii="Arial" w:hAnsi="Arial" w:cs="Arial"/>
          <w:color w:val="000000" w:themeColor="text1"/>
          <w:sz w:val="20"/>
          <w:szCs w:val="20"/>
        </w:rPr>
      </w:pPr>
    </w:p>
    <w:p w14:paraId="48F6FC3E"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Text/CSV</w:t>
      </w:r>
    </w:p>
    <w:p w14:paraId="4637BD8D" w14:textId="77777777" w:rsidR="008C3F80" w:rsidRPr="001A024A" w:rsidRDefault="008C3F80" w:rsidP="008C3F80">
      <w:pPr>
        <w:spacing w:line="30" w:lineRule="exact"/>
        <w:rPr>
          <w:rFonts w:ascii="Arial" w:eastAsia="Arial" w:hAnsi="Arial" w:cs="Arial"/>
          <w:color w:val="000000" w:themeColor="text1"/>
        </w:rPr>
      </w:pPr>
    </w:p>
    <w:p w14:paraId="636F9AB2"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XML</w:t>
      </w:r>
    </w:p>
    <w:p w14:paraId="4B8E7BA6" w14:textId="77777777" w:rsidR="008C3F80" w:rsidRPr="001A024A" w:rsidRDefault="008C3F80" w:rsidP="008C3F80">
      <w:pPr>
        <w:spacing w:line="30" w:lineRule="exact"/>
        <w:rPr>
          <w:rFonts w:ascii="Arial" w:eastAsia="Arial" w:hAnsi="Arial" w:cs="Arial"/>
          <w:color w:val="000000" w:themeColor="text1"/>
        </w:rPr>
      </w:pPr>
    </w:p>
    <w:p w14:paraId="342A791B"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JSON</w:t>
      </w:r>
    </w:p>
    <w:p w14:paraId="5C74C691" w14:textId="77777777" w:rsidR="008C3F80" w:rsidRPr="001A024A" w:rsidRDefault="008C3F80" w:rsidP="008C3F80">
      <w:pPr>
        <w:spacing w:line="27" w:lineRule="exact"/>
        <w:rPr>
          <w:rFonts w:ascii="Arial" w:eastAsia="Arial" w:hAnsi="Arial" w:cs="Arial"/>
          <w:color w:val="000000" w:themeColor="text1"/>
        </w:rPr>
      </w:pPr>
    </w:p>
    <w:p w14:paraId="06F286A4"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Oracle Database</w:t>
      </w:r>
    </w:p>
    <w:p w14:paraId="2123EC84" w14:textId="77777777" w:rsidR="008C3F80" w:rsidRPr="001A024A" w:rsidRDefault="008C3F80" w:rsidP="008C3F80">
      <w:pPr>
        <w:spacing w:line="30" w:lineRule="exact"/>
        <w:rPr>
          <w:rFonts w:ascii="Arial" w:eastAsia="Arial" w:hAnsi="Arial" w:cs="Arial"/>
          <w:color w:val="000000" w:themeColor="text1"/>
        </w:rPr>
      </w:pPr>
    </w:p>
    <w:p w14:paraId="7A353A7F"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IBM DB2 Database</w:t>
      </w:r>
    </w:p>
    <w:p w14:paraId="67122354" w14:textId="77777777" w:rsidR="008C3F80" w:rsidRPr="001A024A" w:rsidRDefault="008C3F80" w:rsidP="008C3F80">
      <w:pPr>
        <w:spacing w:line="27" w:lineRule="exact"/>
        <w:rPr>
          <w:rFonts w:ascii="Arial" w:eastAsia="Arial" w:hAnsi="Arial" w:cs="Arial"/>
          <w:color w:val="000000" w:themeColor="text1"/>
        </w:rPr>
      </w:pPr>
    </w:p>
    <w:p w14:paraId="3DE23DD5"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MySQL Database</w:t>
      </w:r>
    </w:p>
    <w:p w14:paraId="2B6AF8EF" w14:textId="77777777" w:rsidR="008C3F80" w:rsidRPr="001A024A" w:rsidRDefault="008C3F80" w:rsidP="008C3F80">
      <w:pPr>
        <w:spacing w:line="30" w:lineRule="exact"/>
        <w:rPr>
          <w:rFonts w:ascii="Arial" w:eastAsia="Arial" w:hAnsi="Arial" w:cs="Arial"/>
          <w:color w:val="000000" w:themeColor="text1"/>
        </w:rPr>
      </w:pPr>
    </w:p>
    <w:p w14:paraId="41DCB986"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PostgreSQL Database</w:t>
      </w:r>
    </w:p>
    <w:p w14:paraId="4BC61535" w14:textId="77777777" w:rsidR="008C3F80" w:rsidRPr="001A024A" w:rsidRDefault="008C3F80" w:rsidP="008C3F80">
      <w:pPr>
        <w:spacing w:line="30" w:lineRule="exact"/>
        <w:rPr>
          <w:rFonts w:ascii="Arial" w:eastAsia="Arial" w:hAnsi="Arial" w:cs="Arial"/>
          <w:color w:val="000000" w:themeColor="text1"/>
        </w:rPr>
      </w:pPr>
    </w:p>
    <w:p w14:paraId="09286FB1"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Sybase Database</w:t>
      </w:r>
    </w:p>
    <w:p w14:paraId="6F51A02E" w14:textId="77777777" w:rsidR="008C3F80" w:rsidRPr="001A024A" w:rsidRDefault="008C3F80" w:rsidP="008C3F80">
      <w:pPr>
        <w:spacing w:line="27" w:lineRule="exact"/>
        <w:rPr>
          <w:rFonts w:ascii="Arial" w:eastAsia="Arial" w:hAnsi="Arial" w:cs="Arial"/>
          <w:color w:val="000000" w:themeColor="text1"/>
        </w:rPr>
      </w:pPr>
    </w:p>
    <w:p w14:paraId="297AFE79"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Teradata Database</w:t>
      </w:r>
    </w:p>
    <w:p w14:paraId="6E8121E0" w14:textId="77777777" w:rsidR="008C3F80" w:rsidRPr="001A024A" w:rsidRDefault="008C3F80" w:rsidP="008C3F80">
      <w:pPr>
        <w:spacing w:line="30" w:lineRule="exact"/>
        <w:rPr>
          <w:rFonts w:ascii="Arial" w:eastAsia="Arial" w:hAnsi="Arial" w:cs="Arial"/>
          <w:color w:val="000000" w:themeColor="text1"/>
        </w:rPr>
      </w:pPr>
    </w:p>
    <w:p w14:paraId="6AFD77DF"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SAP HANA Database</w:t>
      </w:r>
    </w:p>
    <w:p w14:paraId="18EC9CA0" w14:textId="77777777" w:rsidR="008C3F80" w:rsidRPr="001A024A" w:rsidRDefault="008C3F80" w:rsidP="008C3F80">
      <w:pPr>
        <w:spacing w:line="30" w:lineRule="exact"/>
        <w:rPr>
          <w:rFonts w:ascii="Arial" w:eastAsia="Arial" w:hAnsi="Arial" w:cs="Arial"/>
          <w:color w:val="000000" w:themeColor="text1"/>
        </w:rPr>
      </w:pPr>
    </w:p>
    <w:p w14:paraId="48416E48"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SAP Business Warehouse server</w:t>
      </w:r>
    </w:p>
    <w:p w14:paraId="113096ED" w14:textId="77777777" w:rsidR="008C3F80" w:rsidRPr="001A024A" w:rsidRDefault="008C3F80" w:rsidP="008C3F80">
      <w:pPr>
        <w:spacing w:line="27" w:lineRule="exact"/>
        <w:rPr>
          <w:rFonts w:ascii="Arial" w:eastAsia="Arial" w:hAnsi="Arial" w:cs="Arial"/>
          <w:color w:val="000000" w:themeColor="text1"/>
        </w:rPr>
      </w:pPr>
    </w:p>
    <w:p w14:paraId="101AC29D"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Amazon Redshift</w:t>
      </w:r>
    </w:p>
    <w:p w14:paraId="6DA8C392" w14:textId="77777777" w:rsidR="008C3F80" w:rsidRPr="001A024A" w:rsidRDefault="008C3F80" w:rsidP="008C3F80">
      <w:pPr>
        <w:spacing w:line="30" w:lineRule="exact"/>
        <w:rPr>
          <w:rFonts w:ascii="Arial" w:eastAsia="Arial" w:hAnsi="Arial" w:cs="Arial"/>
          <w:color w:val="000000" w:themeColor="text1"/>
        </w:rPr>
      </w:pPr>
    </w:p>
    <w:p w14:paraId="7E639D44"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Impala</w:t>
      </w:r>
    </w:p>
    <w:p w14:paraId="4E9522D4" w14:textId="77777777" w:rsidR="008C3F80" w:rsidRPr="001A024A" w:rsidRDefault="008C3F80" w:rsidP="008C3F80">
      <w:pPr>
        <w:spacing w:line="27" w:lineRule="exact"/>
        <w:rPr>
          <w:rFonts w:ascii="Arial" w:eastAsia="Arial" w:hAnsi="Arial" w:cs="Arial"/>
          <w:color w:val="000000" w:themeColor="text1"/>
        </w:rPr>
      </w:pPr>
    </w:p>
    <w:p w14:paraId="4A65F2DC"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Google Big Query (Beta)</w:t>
      </w:r>
    </w:p>
    <w:p w14:paraId="4422C594" w14:textId="77777777" w:rsidR="008C3F80" w:rsidRPr="001A024A" w:rsidRDefault="008C3F80" w:rsidP="008C3F80">
      <w:pPr>
        <w:spacing w:line="30" w:lineRule="exact"/>
        <w:rPr>
          <w:rFonts w:ascii="Arial" w:eastAsia="Arial" w:hAnsi="Arial" w:cs="Arial"/>
          <w:color w:val="000000" w:themeColor="text1"/>
        </w:rPr>
      </w:pPr>
    </w:p>
    <w:p w14:paraId="05028893"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Azure SQL Database</w:t>
      </w:r>
    </w:p>
    <w:p w14:paraId="4D3E1FA8" w14:textId="77777777" w:rsidR="008C3F80" w:rsidRPr="001A024A" w:rsidRDefault="008C3F80" w:rsidP="008C3F80">
      <w:pPr>
        <w:spacing w:line="30" w:lineRule="exact"/>
        <w:rPr>
          <w:rFonts w:ascii="Arial" w:eastAsia="Arial" w:hAnsi="Arial" w:cs="Arial"/>
          <w:color w:val="000000" w:themeColor="text1"/>
        </w:rPr>
      </w:pPr>
    </w:p>
    <w:p w14:paraId="635148F8"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Salesforce Reports</w:t>
      </w:r>
    </w:p>
    <w:p w14:paraId="4069433C" w14:textId="77777777" w:rsidR="008C3F80" w:rsidRPr="001A024A" w:rsidRDefault="008C3F80" w:rsidP="008C3F80">
      <w:pPr>
        <w:spacing w:line="27" w:lineRule="exact"/>
        <w:rPr>
          <w:rFonts w:ascii="Arial" w:eastAsia="Arial" w:hAnsi="Arial" w:cs="Arial"/>
          <w:color w:val="000000" w:themeColor="text1"/>
        </w:rPr>
      </w:pPr>
    </w:p>
    <w:p w14:paraId="21453947"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Google Analytics</w:t>
      </w:r>
    </w:p>
    <w:p w14:paraId="77B32285" w14:textId="77777777" w:rsidR="008C3F80" w:rsidRPr="001A024A" w:rsidRDefault="008C3F80" w:rsidP="008C3F80">
      <w:pPr>
        <w:spacing w:line="30" w:lineRule="exact"/>
        <w:rPr>
          <w:rFonts w:ascii="Arial" w:eastAsia="Arial" w:hAnsi="Arial" w:cs="Arial"/>
          <w:color w:val="000000" w:themeColor="text1"/>
        </w:rPr>
      </w:pPr>
    </w:p>
    <w:p w14:paraId="2E403E54"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Facebook</w:t>
      </w:r>
    </w:p>
    <w:p w14:paraId="71A3F9A6" w14:textId="77777777" w:rsidR="008C3F80" w:rsidRPr="001A024A" w:rsidRDefault="008C3F80" w:rsidP="008C3F80">
      <w:pPr>
        <w:spacing w:line="28" w:lineRule="exact"/>
        <w:rPr>
          <w:rFonts w:ascii="Arial" w:eastAsia="Arial" w:hAnsi="Arial" w:cs="Arial"/>
          <w:color w:val="000000" w:themeColor="text1"/>
        </w:rPr>
      </w:pPr>
    </w:p>
    <w:p w14:paraId="3AAD4D0A" w14:textId="77777777" w:rsidR="008C3F80" w:rsidRPr="001A024A" w:rsidRDefault="008C3F80" w:rsidP="008C3F80">
      <w:pPr>
        <w:numPr>
          <w:ilvl w:val="0"/>
          <w:numId w:val="40"/>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GitHub</w:t>
      </w:r>
    </w:p>
    <w:p w14:paraId="25715CAA" w14:textId="77777777" w:rsidR="008C3F80" w:rsidRPr="001A024A" w:rsidRDefault="008C3F80" w:rsidP="008C3F80">
      <w:pPr>
        <w:spacing w:line="304" w:lineRule="exact"/>
        <w:rPr>
          <w:rFonts w:ascii="Arial" w:hAnsi="Arial" w:cs="Arial"/>
          <w:color w:val="000000" w:themeColor="text1"/>
          <w:sz w:val="20"/>
          <w:szCs w:val="20"/>
        </w:rPr>
      </w:pPr>
    </w:p>
    <w:p w14:paraId="08FCAC0B" w14:textId="77777777" w:rsidR="008C3F80" w:rsidRPr="001A024A" w:rsidRDefault="008C3F80" w:rsidP="008C3F80">
      <w:pPr>
        <w:ind w:left="700"/>
        <w:rPr>
          <w:rFonts w:ascii="Arial" w:hAnsi="Arial" w:cs="Arial"/>
          <w:color w:val="000000" w:themeColor="text1"/>
          <w:sz w:val="20"/>
          <w:szCs w:val="20"/>
        </w:rPr>
      </w:pPr>
      <w:r w:rsidRPr="001A024A">
        <w:rPr>
          <w:rFonts w:ascii="Arial" w:eastAsia="Arial" w:hAnsi="Arial" w:cs="Arial"/>
          <w:b/>
          <w:bCs/>
          <w:color w:val="000000" w:themeColor="text1"/>
        </w:rPr>
        <w:t>2. Power BI Desktop</w:t>
      </w:r>
    </w:p>
    <w:p w14:paraId="6060E402" w14:textId="77777777" w:rsidR="008C3F80" w:rsidRPr="001A024A" w:rsidRDefault="008C3F80" w:rsidP="008C3F80">
      <w:pPr>
        <w:spacing w:line="27" w:lineRule="exact"/>
        <w:rPr>
          <w:rFonts w:ascii="Arial" w:hAnsi="Arial" w:cs="Arial"/>
          <w:color w:val="000000" w:themeColor="text1"/>
          <w:sz w:val="20"/>
          <w:szCs w:val="20"/>
        </w:rPr>
      </w:pPr>
    </w:p>
    <w:p w14:paraId="0017FB8B" w14:textId="77777777" w:rsidR="008C3F80" w:rsidRPr="001A024A" w:rsidRDefault="008C3F80" w:rsidP="008C3F80">
      <w:pPr>
        <w:spacing w:line="258" w:lineRule="auto"/>
        <w:ind w:left="1100" w:right="246" w:hanging="9"/>
        <w:rPr>
          <w:rFonts w:ascii="Arial" w:hAnsi="Arial" w:cs="Arial"/>
          <w:color w:val="000000" w:themeColor="text1"/>
          <w:sz w:val="20"/>
          <w:szCs w:val="20"/>
        </w:rPr>
      </w:pPr>
      <w:r w:rsidRPr="001A024A">
        <w:rPr>
          <w:rFonts w:ascii="Arial" w:eastAsia="Arial" w:hAnsi="Arial" w:cs="Arial"/>
          <w:color w:val="000000" w:themeColor="text1"/>
        </w:rPr>
        <w:t>Power BI Desktop is a client-side tool known as a companion development and authoring tool.</w:t>
      </w:r>
    </w:p>
    <w:p w14:paraId="3319BCAB" w14:textId="77777777" w:rsidR="008C3F80" w:rsidRPr="001A024A" w:rsidRDefault="008C3F80" w:rsidP="008C3F80">
      <w:pPr>
        <w:spacing w:line="289" w:lineRule="exact"/>
        <w:rPr>
          <w:rFonts w:ascii="Arial" w:hAnsi="Arial" w:cs="Arial"/>
          <w:color w:val="000000" w:themeColor="text1"/>
          <w:sz w:val="20"/>
          <w:szCs w:val="20"/>
        </w:rPr>
      </w:pPr>
    </w:p>
    <w:p w14:paraId="7D67B64C" w14:textId="77777777" w:rsidR="008C3F80" w:rsidRPr="001A024A" w:rsidRDefault="008C3F80" w:rsidP="008C3F80">
      <w:pPr>
        <w:spacing w:line="258" w:lineRule="auto"/>
        <w:ind w:left="1100" w:right="66" w:hanging="9"/>
        <w:rPr>
          <w:rFonts w:ascii="Arial" w:hAnsi="Arial" w:cs="Arial"/>
          <w:color w:val="000000" w:themeColor="text1"/>
          <w:sz w:val="20"/>
          <w:szCs w:val="20"/>
        </w:rPr>
      </w:pPr>
      <w:r w:rsidRPr="001A024A">
        <w:rPr>
          <w:rFonts w:ascii="Arial" w:eastAsia="Arial" w:hAnsi="Arial" w:cs="Arial"/>
          <w:color w:val="000000" w:themeColor="text1"/>
        </w:rPr>
        <w:t>This desktop-based software is loaded with tools and functionalities to connect to data sources, transform data, data modelling and create reports.</w:t>
      </w:r>
    </w:p>
    <w:p w14:paraId="0EC988B5" w14:textId="77777777" w:rsidR="008C3F80" w:rsidRPr="001A024A" w:rsidRDefault="008C3F80" w:rsidP="008C3F80">
      <w:pPr>
        <w:spacing w:line="283" w:lineRule="exact"/>
        <w:rPr>
          <w:rFonts w:ascii="Arial" w:hAnsi="Arial" w:cs="Arial"/>
          <w:color w:val="000000" w:themeColor="text1"/>
          <w:sz w:val="20"/>
          <w:szCs w:val="20"/>
        </w:rPr>
      </w:pPr>
    </w:p>
    <w:p w14:paraId="648E4E69" w14:textId="77777777" w:rsidR="008C3F80" w:rsidRPr="001A024A" w:rsidRDefault="008C3F80" w:rsidP="008C3F80">
      <w:pPr>
        <w:ind w:left="700"/>
        <w:rPr>
          <w:rFonts w:ascii="Arial" w:hAnsi="Arial" w:cs="Arial"/>
          <w:color w:val="000000" w:themeColor="text1"/>
          <w:sz w:val="20"/>
          <w:szCs w:val="20"/>
        </w:rPr>
      </w:pPr>
      <w:r w:rsidRPr="001A024A">
        <w:rPr>
          <w:rFonts w:ascii="Arial" w:eastAsia="Arial" w:hAnsi="Arial" w:cs="Arial"/>
          <w:b/>
          <w:bCs/>
          <w:color w:val="000000" w:themeColor="text1"/>
        </w:rPr>
        <w:t>3. Power BI Service</w:t>
      </w:r>
    </w:p>
    <w:p w14:paraId="4262F700" w14:textId="77777777" w:rsidR="008C3F80" w:rsidRPr="001A024A" w:rsidRDefault="008C3F80" w:rsidP="008C3F80">
      <w:pPr>
        <w:spacing w:line="27" w:lineRule="exact"/>
        <w:rPr>
          <w:rFonts w:ascii="Arial" w:hAnsi="Arial" w:cs="Arial"/>
          <w:color w:val="000000" w:themeColor="text1"/>
          <w:sz w:val="20"/>
          <w:szCs w:val="20"/>
        </w:rPr>
      </w:pPr>
    </w:p>
    <w:p w14:paraId="69AA8135" w14:textId="77777777" w:rsidR="008C3F80" w:rsidRPr="001A024A" w:rsidRDefault="008C3F80" w:rsidP="008C3F80">
      <w:pPr>
        <w:spacing w:line="261" w:lineRule="auto"/>
        <w:ind w:left="1100" w:right="6" w:hanging="9"/>
        <w:rPr>
          <w:rFonts w:ascii="Arial" w:hAnsi="Arial" w:cs="Arial"/>
          <w:color w:val="000000" w:themeColor="text1"/>
          <w:sz w:val="20"/>
          <w:szCs w:val="20"/>
        </w:rPr>
      </w:pPr>
      <w:r w:rsidRPr="001A024A">
        <w:rPr>
          <w:rFonts w:ascii="Arial" w:eastAsia="Arial" w:hAnsi="Arial" w:cs="Arial"/>
          <w:color w:val="000000" w:themeColor="text1"/>
        </w:rPr>
        <w:t>Power BI Service is a web-based platform from where you can share reports made on Power BI Desktop, collaborate with other users, and create dashboards. It is available in three versions:</w:t>
      </w:r>
    </w:p>
    <w:p w14:paraId="4D2BAFA9" w14:textId="77777777" w:rsidR="008C3F80" w:rsidRPr="001A024A" w:rsidRDefault="008C3F80" w:rsidP="008C3F80">
      <w:pPr>
        <w:spacing w:line="9" w:lineRule="exact"/>
        <w:rPr>
          <w:rFonts w:ascii="Arial" w:hAnsi="Arial" w:cs="Arial"/>
          <w:color w:val="000000" w:themeColor="text1"/>
          <w:sz w:val="20"/>
          <w:szCs w:val="20"/>
        </w:rPr>
      </w:pPr>
    </w:p>
    <w:p w14:paraId="1FFEC555" w14:textId="77777777" w:rsidR="008C3F80" w:rsidRPr="001A024A" w:rsidRDefault="008C3F80" w:rsidP="008C3F80">
      <w:pPr>
        <w:numPr>
          <w:ilvl w:val="1"/>
          <w:numId w:val="41"/>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Free version</w:t>
      </w:r>
    </w:p>
    <w:p w14:paraId="0BE506AE" w14:textId="77777777" w:rsidR="008C3F80" w:rsidRPr="001A024A" w:rsidRDefault="008C3F80" w:rsidP="008C3F80">
      <w:pPr>
        <w:spacing w:line="27" w:lineRule="exact"/>
        <w:rPr>
          <w:rFonts w:ascii="Arial" w:eastAsia="Arial" w:hAnsi="Arial" w:cs="Arial"/>
          <w:color w:val="000000" w:themeColor="text1"/>
        </w:rPr>
      </w:pPr>
    </w:p>
    <w:p w14:paraId="6C3DE88C" w14:textId="77777777" w:rsidR="008C3F80" w:rsidRPr="001A024A" w:rsidRDefault="008C3F80" w:rsidP="008C3F80">
      <w:pPr>
        <w:numPr>
          <w:ilvl w:val="1"/>
          <w:numId w:val="41"/>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t>Pro version</w:t>
      </w:r>
    </w:p>
    <w:p w14:paraId="1E0F2A90" w14:textId="77777777" w:rsidR="008C3F80" w:rsidRPr="001A024A" w:rsidRDefault="008C3F80" w:rsidP="008C3F80">
      <w:pPr>
        <w:spacing w:line="30" w:lineRule="exact"/>
        <w:rPr>
          <w:rFonts w:ascii="Arial" w:eastAsia="Arial" w:hAnsi="Arial" w:cs="Arial"/>
          <w:color w:val="000000" w:themeColor="text1"/>
        </w:rPr>
      </w:pPr>
    </w:p>
    <w:p w14:paraId="46E098C6" w14:textId="77777777" w:rsidR="008C3F80" w:rsidRPr="001A024A" w:rsidRDefault="008C3F80" w:rsidP="008C3F80">
      <w:pPr>
        <w:numPr>
          <w:ilvl w:val="1"/>
          <w:numId w:val="41"/>
        </w:numPr>
        <w:tabs>
          <w:tab w:val="left" w:pos="1840"/>
        </w:tabs>
        <w:spacing w:line="240" w:lineRule="auto"/>
        <w:ind w:left="1840" w:hanging="368"/>
        <w:jc w:val="left"/>
        <w:rPr>
          <w:rFonts w:ascii="Arial" w:eastAsia="Arial" w:hAnsi="Arial" w:cs="Arial"/>
          <w:color w:val="000000" w:themeColor="text1"/>
        </w:rPr>
      </w:pPr>
      <w:r w:rsidRPr="001A024A">
        <w:rPr>
          <w:rFonts w:ascii="Arial" w:eastAsia="Arial" w:hAnsi="Arial" w:cs="Arial"/>
          <w:color w:val="000000" w:themeColor="text1"/>
        </w:rPr>
        <w:lastRenderedPageBreak/>
        <w:t>Premium version</w:t>
      </w:r>
    </w:p>
    <w:p w14:paraId="3151C231" w14:textId="77777777" w:rsidR="008C3F80" w:rsidRPr="000955B7" w:rsidRDefault="008C3F80" w:rsidP="008C3F80">
      <w:pPr>
        <w:pStyle w:val="Heading1"/>
        <w:numPr>
          <w:ilvl w:val="0"/>
          <w:numId w:val="0"/>
        </w:numPr>
        <w:rPr>
          <w:rFonts w:eastAsia="Arial"/>
          <w:color w:val="FFFFFF" w:themeColor="background1"/>
        </w:rPr>
      </w:pPr>
      <w:r w:rsidRPr="000955B7">
        <w:rPr>
          <w:rFonts w:eastAsia="Arial"/>
          <w:color w:val="FFFFFF" w:themeColor="background1"/>
        </w:rPr>
        <w:lastRenderedPageBreak/>
        <w:t>Power BI Report Server</w:t>
      </w:r>
    </w:p>
    <w:p w14:paraId="2893989C" w14:textId="77777777" w:rsidR="008C3F80" w:rsidRPr="001A024A" w:rsidRDefault="008C3F80" w:rsidP="008C3F80">
      <w:pPr>
        <w:spacing w:line="27" w:lineRule="exact"/>
        <w:rPr>
          <w:rFonts w:ascii="Arial" w:hAnsi="Arial" w:cs="Arial"/>
          <w:color w:val="000000" w:themeColor="text1"/>
          <w:sz w:val="20"/>
          <w:szCs w:val="20"/>
        </w:rPr>
      </w:pPr>
    </w:p>
    <w:p w14:paraId="41526519" w14:textId="77777777" w:rsidR="008C3F80" w:rsidRPr="001A024A" w:rsidRDefault="008C3F80" w:rsidP="008C3F80">
      <w:pPr>
        <w:spacing w:line="262" w:lineRule="auto"/>
        <w:ind w:left="1100" w:right="266" w:hanging="9"/>
        <w:rPr>
          <w:rFonts w:ascii="Arial" w:hAnsi="Arial" w:cs="Arial"/>
          <w:color w:val="000000" w:themeColor="text1"/>
          <w:sz w:val="20"/>
          <w:szCs w:val="20"/>
        </w:rPr>
      </w:pPr>
      <w:r w:rsidRPr="001A024A">
        <w:rPr>
          <w:rFonts w:ascii="Arial" w:eastAsia="Arial" w:hAnsi="Arial" w:cs="Arial"/>
          <w:color w:val="000000" w:themeColor="text1"/>
        </w:rPr>
        <w:t>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14:paraId="10FD546A" w14:textId="77777777" w:rsidR="008C3F80" w:rsidRPr="001A024A" w:rsidRDefault="008C3F80" w:rsidP="008C3F80">
      <w:pPr>
        <w:spacing w:line="20" w:lineRule="exact"/>
        <w:rPr>
          <w:rFonts w:ascii="Arial" w:hAnsi="Arial" w:cs="Arial"/>
          <w:color w:val="000000" w:themeColor="text1"/>
          <w:sz w:val="20"/>
          <w:szCs w:val="20"/>
        </w:rPr>
      </w:pPr>
      <w:r w:rsidRPr="001A024A">
        <w:rPr>
          <w:rFonts w:ascii="Arial" w:hAnsi="Arial" w:cs="Arial"/>
          <w:noProof/>
          <w:color w:val="000000" w:themeColor="text1"/>
          <w:sz w:val="20"/>
          <w:szCs w:val="20"/>
        </w:rPr>
        <w:drawing>
          <wp:anchor distT="0" distB="0" distL="114300" distR="114300" simplePos="0" relativeHeight="251678720" behindDoc="1" locked="0" layoutInCell="0" allowOverlap="1" wp14:anchorId="172F7187" wp14:editId="12230F27">
            <wp:simplePos x="0" y="0"/>
            <wp:positionH relativeFrom="column">
              <wp:posOffset>-17780</wp:posOffset>
            </wp:positionH>
            <wp:positionV relativeFrom="paragraph">
              <wp:posOffset>448310</wp:posOffset>
            </wp:positionV>
            <wp:extent cx="576897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768975" cy="8890"/>
                    </a:xfrm>
                    <a:prstGeom prst="rect">
                      <a:avLst/>
                    </a:prstGeom>
                    <a:noFill/>
                  </pic:spPr>
                </pic:pic>
              </a:graphicData>
            </a:graphic>
          </wp:anchor>
        </w:drawing>
      </w:r>
    </w:p>
    <w:p w14:paraId="619C224D" w14:textId="77777777" w:rsidR="008C3F80" w:rsidRPr="001A024A" w:rsidRDefault="008C3F80" w:rsidP="008C3F80">
      <w:pPr>
        <w:spacing w:line="200" w:lineRule="exact"/>
        <w:rPr>
          <w:rFonts w:ascii="Arial" w:hAnsi="Arial" w:cs="Arial"/>
          <w:color w:val="000000" w:themeColor="text1"/>
          <w:sz w:val="20"/>
          <w:szCs w:val="20"/>
        </w:rPr>
      </w:pPr>
    </w:p>
    <w:p w14:paraId="3DDCBBDD" w14:textId="77777777" w:rsidR="008C3F80" w:rsidRPr="001A024A" w:rsidRDefault="008C3F80" w:rsidP="008C3F80">
      <w:pPr>
        <w:spacing w:line="200" w:lineRule="exact"/>
        <w:rPr>
          <w:rFonts w:ascii="Arial" w:hAnsi="Arial" w:cs="Arial"/>
          <w:color w:val="000000" w:themeColor="text1"/>
          <w:sz w:val="20"/>
          <w:szCs w:val="20"/>
        </w:rPr>
      </w:pPr>
    </w:p>
    <w:p w14:paraId="581FE998" w14:textId="77777777" w:rsidR="008C3F80" w:rsidRPr="001A024A" w:rsidRDefault="008C3F80" w:rsidP="008C3F80">
      <w:pPr>
        <w:spacing w:line="295" w:lineRule="exact"/>
        <w:rPr>
          <w:rFonts w:ascii="Arial" w:hAnsi="Arial" w:cs="Arial"/>
          <w:color w:val="000000" w:themeColor="text1"/>
          <w:sz w:val="20"/>
          <w:szCs w:val="20"/>
        </w:rPr>
      </w:pPr>
    </w:p>
    <w:p w14:paraId="5B516407" w14:textId="77777777" w:rsidR="008C3F80" w:rsidRPr="001A024A" w:rsidRDefault="008C3F80" w:rsidP="008C3F80">
      <w:pPr>
        <w:tabs>
          <w:tab w:val="left" w:pos="2320"/>
        </w:tabs>
        <w:rPr>
          <w:rFonts w:ascii="Arial" w:hAnsi="Arial" w:cs="Arial"/>
          <w:color w:val="000000" w:themeColor="text1"/>
          <w:sz w:val="20"/>
          <w:szCs w:val="20"/>
        </w:rPr>
        <w:sectPr w:rsidR="008C3F80" w:rsidRPr="001A024A" w:rsidSect="00BE6195">
          <w:pgSz w:w="11900" w:h="16838"/>
          <w:pgMar w:top="714" w:right="1440" w:bottom="431" w:left="1440" w:header="0" w:footer="0" w:gutter="0"/>
          <w:pgBorders w:offsetFrom="page">
            <w:top w:val="thickThinSmallGap" w:sz="18" w:space="24" w:color="auto"/>
            <w:left w:val="thickThinSmallGap" w:sz="18" w:space="24" w:color="auto"/>
            <w:bottom w:val="thinThickSmallGap" w:sz="18" w:space="24" w:color="auto"/>
            <w:right w:val="thickThinSmallGap" w:sz="18" w:space="24" w:color="auto"/>
          </w:pgBorders>
          <w:cols w:space="720" w:equalWidth="0">
            <w:col w:w="9026"/>
          </w:cols>
        </w:sectPr>
      </w:pPr>
      <w:r w:rsidRPr="001A024A">
        <w:rPr>
          <w:rFonts w:ascii="Arial" w:hAnsi="Arial" w:cs="Arial"/>
          <w:color w:val="000000" w:themeColor="text1"/>
          <w:sz w:val="20"/>
          <w:szCs w:val="20"/>
        </w:rPr>
        <w:tab/>
      </w:r>
    </w:p>
    <w:p w14:paraId="5C774B64" w14:textId="77777777" w:rsidR="008C3F80" w:rsidRPr="001A024A" w:rsidRDefault="008C3F80" w:rsidP="008C3F80">
      <w:pPr>
        <w:ind w:right="6"/>
        <w:jc w:val="right"/>
        <w:rPr>
          <w:rFonts w:ascii="Arial" w:hAnsi="Arial" w:cs="Arial"/>
          <w:color w:val="000000" w:themeColor="text1"/>
          <w:sz w:val="20"/>
          <w:szCs w:val="20"/>
        </w:rPr>
      </w:pPr>
      <w:bookmarkStart w:id="11" w:name="page7"/>
      <w:bookmarkEnd w:id="11"/>
      <w:r w:rsidRPr="001A024A">
        <w:rPr>
          <w:rFonts w:ascii="Arial" w:eastAsia="Calibri" w:hAnsi="Arial" w:cs="Arial"/>
          <w:noProof/>
          <w:color w:val="000000" w:themeColor="text1"/>
        </w:rPr>
        <w:lastRenderedPageBreak/>
        <mc:AlternateContent>
          <mc:Choice Requires="wps">
            <w:drawing>
              <wp:anchor distT="0" distB="0" distL="114300" distR="114300" simplePos="0" relativeHeight="251679744" behindDoc="1" locked="0" layoutInCell="0" allowOverlap="1" wp14:anchorId="66090D1A" wp14:editId="044898A8">
                <wp:simplePos x="0" y="0"/>
                <wp:positionH relativeFrom="page">
                  <wp:posOffset>914400</wp:posOffset>
                </wp:positionH>
                <wp:positionV relativeFrom="page">
                  <wp:posOffset>457200</wp:posOffset>
                </wp:positionV>
                <wp:extent cx="5726430" cy="17018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6430" cy="170180"/>
                        </a:xfrm>
                        <a:prstGeom prst="rect">
                          <a:avLst/>
                        </a:prstGeom>
                        <a:solidFill>
                          <a:srgbClr val="ED7D31"/>
                        </a:solidFill>
                      </wps:spPr>
                      <wps:bodyPr/>
                    </wps:wsp>
                  </a:graphicData>
                </a:graphic>
              </wp:anchor>
            </w:drawing>
          </mc:Choice>
          <mc:Fallback>
            <w:pict>
              <v:rect w14:anchorId="05C402DA" id="Shape 21" o:spid="_x0000_s1026" style="position:absolute;margin-left:1in;margin-top:36pt;width:450.9pt;height:13.4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" o:allowincell="f" fillcolor="#ed7d31" stroked="f">
                <w10:wrap anchorx="page" anchory="page"/>
              </v:rect>
            </w:pict>
          </mc:Fallback>
        </mc:AlternateContent>
      </w:r>
      <w:r w:rsidRPr="001A024A">
        <w:rPr>
          <w:rFonts w:ascii="Arial" w:eastAsia="Calibri" w:hAnsi="Arial" w:cs="Arial"/>
          <w:color w:val="000000" w:themeColor="text1"/>
        </w:rPr>
        <w:t>ARCHITECTURE DESIGN</w:t>
      </w:r>
    </w:p>
    <w:p w14:paraId="679415EA" w14:textId="77777777" w:rsidR="008C3F80" w:rsidRPr="001A024A" w:rsidRDefault="008C3F80" w:rsidP="008C3F80">
      <w:pPr>
        <w:spacing w:line="200" w:lineRule="exact"/>
        <w:rPr>
          <w:rFonts w:ascii="Arial" w:hAnsi="Arial" w:cs="Arial"/>
          <w:color w:val="000000" w:themeColor="text1"/>
          <w:sz w:val="20"/>
          <w:szCs w:val="20"/>
        </w:rPr>
      </w:pPr>
    </w:p>
    <w:p w14:paraId="3719A300" w14:textId="77777777" w:rsidR="008C3F80" w:rsidRPr="001A024A" w:rsidRDefault="008C3F80" w:rsidP="008C3F80">
      <w:pPr>
        <w:spacing w:line="200" w:lineRule="exact"/>
        <w:rPr>
          <w:rFonts w:ascii="Arial" w:hAnsi="Arial" w:cs="Arial"/>
          <w:color w:val="000000" w:themeColor="text1"/>
          <w:sz w:val="20"/>
          <w:szCs w:val="20"/>
        </w:rPr>
      </w:pPr>
    </w:p>
    <w:p w14:paraId="6D8F0D8A" w14:textId="77777777" w:rsidR="008C3F80" w:rsidRPr="001A024A" w:rsidRDefault="008C3F80" w:rsidP="008C3F80">
      <w:pPr>
        <w:spacing w:line="329" w:lineRule="exact"/>
        <w:rPr>
          <w:rFonts w:ascii="Arial" w:hAnsi="Arial" w:cs="Arial"/>
          <w:color w:val="000000" w:themeColor="text1"/>
          <w:sz w:val="20"/>
          <w:szCs w:val="20"/>
        </w:rPr>
      </w:pPr>
    </w:p>
    <w:p w14:paraId="24075F78" w14:textId="77777777" w:rsidR="008C3F80" w:rsidRPr="001A024A" w:rsidRDefault="008C3F80" w:rsidP="008C3F80">
      <w:pPr>
        <w:ind w:left="340"/>
        <w:rPr>
          <w:rFonts w:ascii="Arial" w:hAnsi="Arial" w:cs="Arial"/>
          <w:color w:val="000000" w:themeColor="text1"/>
          <w:sz w:val="20"/>
          <w:szCs w:val="20"/>
        </w:rPr>
      </w:pPr>
      <w:r w:rsidRPr="001A024A">
        <w:rPr>
          <w:rFonts w:ascii="Arial" w:eastAsia="Arial" w:hAnsi="Arial" w:cs="Arial"/>
          <w:b/>
          <w:bCs/>
          <w:color w:val="000000" w:themeColor="text1"/>
          <w:sz w:val="32"/>
          <w:szCs w:val="32"/>
        </w:rPr>
        <w:t>3. Deployment</w:t>
      </w:r>
    </w:p>
    <w:p w14:paraId="49E64DA5" w14:textId="77777777" w:rsidR="008C3F80" w:rsidRPr="001A024A" w:rsidRDefault="008C3F80" w:rsidP="008C3F80">
      <w:pPr>
        <w:spacing w:line="303" w:lineRule="exact"/>
        <w:rPr>
          <w:rFonts w:ascii="Arial" w:hAnsi="Arial" w:cs="Arial"/>
          <w:color w:val="000000" w:themeColor="text1"/>
          <w:sz w:val="20"/>
          <w:szCs w:val="20"/>
        </w:rPr>
      </w:pPr>
    </w:p>
    <w:p w14:paraId="233D7E9F" w14:textId="77777777" w:rsidR="008C3F80" w:rsidRPr="001A024A" w:rsidRDefault="008C3F80" w:rsidP="008C3F80">
      <w:pPr>
        <w:ind w:left="700"/>
        <w:rPr>
          <w:rFonts w:ascii="Arial" w:hAnsi="Arial" w:cs="Arial"/>
          <w:color w:val="000000" w:themeColor="text1"/>
          <w:sz w:val="20"/>
          <w:szCs w:val="20"/>
        </w:rPr>
      </w:pPr>
      <w:r w:rsidRPr="001A024A">
        <w:rPr>
          <w:rFonts w:ascii="Arial" w:eastAsia="Arial" w:hAnsi="Arial" w:cs="Arial"/>
          <w:b/>
          <w:bCs/>
          <w:color w:val="000000" w:themeColor="text1"/>
          <w:szCs w:val="24"/>
        </w:rPr>
        <w:t>3.1 Power BI Deployment</w:t>
      </w:r>
    </w:p>
    <w:p w14:paraId="092F5EC6" w14:textId="77777777" w:rsidR="008C3F80" w:rsidRPr="001A024A" w:rsidRDefault="008C3F80" w:rsidP="008C3F80">
      <w:pPr>
        <w:spacing w:line="32" w:lineRule="exact"/>
        <w:rPr>
          <w:rFonts w:ascii="Arial" w:hAnsi="Arial" w:cs="Arial"/>
          <w:color w:val="000000" w:themeColor="text1"/>
          <w:sz w:val="20"/>
          <w:szCs w:val="20"/>
        </w:rPr>
      </w:pPr>
    </w:p>
    <w:p w14:paraId="79539091" w14:textId="77777777" w:rsidR="008C3F80" w:rsidRPr="001A024A" w:rsidRDefault="008C3F80" w:rsidP="008C3F80">
      <w:pPr>
        <w:spacing w:line="258" w:lineRule="auto"/>
        <w:ind w:left="1300" w:right="186" w:hanging="9"/>
        <w:rPr>
          <w:rFonts w:ascii="Arial" w:hAnsi="Arial" w:cs="Arial"/>
          <w:color w:val="000000" w:themeColor="text1"/>
          <w:sz w:val="20"/>
          <w:szCs w:val="20"/>
        </w:rPr>
      </w:pPr>
      <w:r w:rsidRPr="001A024A">
        <w:rPr>
          <w:rFonts w:ascii="Arial" w:eastAsia="Arial" w:hAnsi="Arial" w:cs="Arial"/>
          <w:color w:val="000000" w:themeColor="text1"/>
        </w:rPr>
        <w:t>The deployment process lets you clone content from one stage in the pipeline to another, typically from development to test, and from test to production.</w:t>
      </w:r>
    </w:p>
    <w:p w14:paraId="15DE0530" w14:textId="77777777" w:rsidR="008C3F80" w:rsidRPr="001A024A" w:rsidRDefault="008C3F80" w:rsidP="008C3F80">
      <w:pPr>
        <w:spacing w:line="289" w:lineRule="exact"/>
        <w:rPr>
          <w:rFonts w:ascii="Arial" w:hAnsi="Arial" w:cs="Arial"/>
          <w:color w:val="000000" w:themeColor="text1"/>
          <w:sz w:val="20"/>
          <w:szCs w:val="20"/>
        </w:rPr>
      </w:pPr>
    </w:p>
    <w:p w14:paraId="0179B551" w14:textId="77777777" w:rsidR="008C3F80" w:rsidRPr="001A024A" w:rsidRDefault="008C3F80" w:rsidP="008C3F80">
      <w:pPr>
        <w:spacing w:line="262" w:lineRule="auto"/>
        <w:ind w:left="1300" w:right="126" w:hanging="9"/>
        <w:rPr>
          <w:rFonts w:ascii="Arial" w:hAnsi="Arial" w:cs="Arial"/>
          <w:color w:val="000000" w:themeColor="text1"/>
          <w:sz w:val="20"/>
          <w:szCs w:val="20"/>
        </w:rPr>
      </w:pPr>
      <w:r w:rsidRPr="001A024A">
        <w:rPr>
          <w:rFonts w:ascii="Arial" w:eastAsia="Arial" w:hAnsi="Arial" w:cs="Arial"/>
          <w:color w:val="000000" w:themeColor="text1"/>
        </w:rPr>
        <w:t>During deployment, Power BI copies the content from the current stage, into the target one. The connections between the copied items are kept during the copy process. Power BI also applies the configured deployment rules to the updated content in the target stage. Deploying content may take a while, depending on the number of items being deployed. During this time, you can navigate to other pages in the Power BI portal, but you cannot use the content in the target stage.</w:t>
      </w:r>
    </w:p>
    <w:p w14:paraId="352DA4B7" w14:textId="77777777" w:rsidR="008C3F80" w:rsidRPr="001A024A" w:rsidRDefault="008C3F80" w:rsidP="008C3F80">
      <w:pPr>
        <w:spacing w:line="198" w:lineRule="exact"/>
        <w:rPr>
          <w:rFonts w:ascii="Arial" w:hAnsi="Arial" w:cs="Arial"/>
          <w:color w:val="000000" w:themeColor="text1"/>
          <w:sz w:val="20"/>
          <w:szCs w:val="20"/>
        </w:rPr>
      </w:pPr>
    </w:p>
    <w:p w14:paraId="3314D47A" w14:textId="77777777" w:rsidR="008C3F80" w:rsidRPr="001A024A" w:rsidRDefault="008C3F80" w:rsidP="008C3F80">
      <w:pPr>
        <w:ind w:left="720"/>
        <w:rPr>
          <w:rFonts w:ascii="Arial" w:hAnsi="Arial" w:cs="Arial"/>
          <w:color w:val="000000" w:themeColor="text1"/>
          <w:sz w:val="20"/>
          <w:szCs w:val="20"/>
        </w:rPr>
      </w:pPr>
      <w:r w:rsidRPr="001A024A">
        <w:rPr>
          <w:rFonts w:ascii="Arial" w:eastAsia="Arial" w:hAnsi="Arial" w:cs="Arial"/>
          <w:b/>
          <w:bCs/>
          <w:color w:val="000000" w:themeColor="text1"/>
          <w:szCs w:val="24"/>
        </w:rPr>
        <w:t>3.2 Publish datasets and reports from Power BI Desktop</w:t>
      </w:r>
    </w:p>
    <w:p w14:paraId="4128230D" w14:textId="77777777" w:rsidR="008C3F80" w:rsidRPr="001A024A" w:rsidRDefault="008C3F80" w:rsidP="008C3F80">
      <w:pPr>
        <w:spacing w:line="157" w:lineRule="exact"/>
        <w:rPr>
          <w:rFonts w:ascii="Arial" w:hAnsi="Arial" w:cs="Arial"/>
          <w:color w:val="000000" w:themeColor="text1"/>
          <w:sz w:val="20"/>
          <w:szCs w:val="20"/>
        </w:rPr>
      </w:pPr>
    </w:p>
    <w:p w14:paraId="3BD579EF" w14:textId="77777777" w:rsidR="008C3F80" w:rsidRPr="001A024A" w:rsidRDefault="008C3F80" w:rsidP="008C3F80">
      <w:pPr>
        <w:spacing w:line="261" w:lineRule="auto"/>
        <w:ind w:left="1300" w:right="86" w:hanging="9"/>
        <w:rPr>
          <w:rFonts w:ascii="Arial" w:hAnsi="Arial" w:cs="Arial"/>
          <w:color w:val="000000" w:themeColor="text1"/>
          <w:sz w:val="20"/>
          <w:szCs w:val="20"/>
        </w:rPr>
      </w:pPr>
      <w:r w:rsidRPr="001A024A">
        <w:rPr>
          <w:rFonts w:ascii="Arial" w:eastAsia="Arial" w:hAnsi="Arial" w:cs="Arial"/>
          <w:color w:val="000000" w:themeColor="text1"/>
        </w:rPr>
        <w:t>When you publish a Power BI Desktop file to the Power BI service, you publish the data in the model to your Power BI workspace. The same is true for any reports you created in Report view. You’ll see a new dataset with the same name, and any reports in your Workspace navigator.</w:t>
      </w:r>
    </w:p>
    <w:p w14:paraId="07B39DA5" w14:textId="77777777" w:rsidR="008C3F80" w:rsidRPr="001A024A" w:rsidRDefault="008C3F80" w:rsidP="008C3F80">
      <w:pPr>
        <w:spacing w:line="200" w:lineRule="exact"/>
        <w:rPr>
          <w:rFonts w:ascii="Arial" w:hAnsi="Arial" w:cs="Arial"/>
          <w:color w:val="000000" w:themeColor="text1"/>
          <w:sz w:val="20"/>
          <w:szCs w:val="20"/>
        </w:rPr>
      </w:pPr>
    </w:p>
    <w:p w14:paraId="10B371ED" w14:textId="77777777" w:rsidR="008C3F80" w:rsidRPr="001A024A" w:rsidRDefault="008C3F80" w:rsidP="008C3F80">
      <w:pPr>
        <w:spacing w:line="243" w:lineRule="exact"/>
        <w:rPr>
          <w:rFonts w:ascii="Arial" w:hAnsi="Arial" w:cs="Arial"/>
          <w:color w:val="000000" w:themeColor="text1"/>
          <w:sz w:val="20"/>
          <w:szCs w:val="20"/>
        </w:rPr>
      </w:pPr>
    </w:p>
    <w:p w14:paraId="4F26404D" w14:textId="77777777" w:rsidR="008C3F80" w:rsidRPr="001A024A" w:rsidRDefault="008C3F80" w:rsidP="008C3F80">
      <w:pPr>
        <w:spacing w:line="256" w:lineRule="auto"/>
        <w:ind w:left="1300" w:right="366" w:hanging="9"/>
        <w:rPr>
          <w:rFonts w:ascii="Arial" w:hAnsi="Arial" w:cs="Arial"/>
          <w:color w:val="000000" w:themeColor="text1"/>
          <w:sz w:val="20"/>
          <w:szCs w:val="20"/>
        </w:rPr>
      </w:pPr>
      <w:r w:rsidRPr="001A024A">
        <w:rPr>
          <w:rFonts w:ascii="Arial" w:eastAsia="Arial" w:hAnsi="Arial" w:cs="Arial"/>
          <w:color w:val="000000" w:themeColor="text1"/>
        </w:rPr>
        <w:t>Publishing from Power BI Desktop has the same effect as using Get Data in Power BI to connect to and upload a Power BI Desktop file.</w:t>
      </w:r>
    </w:p>
    <w:p w14:paraId="097DB473" w14:textId="77777777" w:rsidR="008C3F80" w:rsidRPr="001A024A" w:rsidRDefault="008C3F80" w:rsidP="008C3F80">
      <w:pPr>
        <w:spacing w:line="20" w:lineRule="exact"/>
        <w:rPr>
          <w:rFonts w:ascii="Arial" w:hAnsi="Arial" w:cs="Arial"/>
          <w:color w:val="000000" w:themeColor="text1"/>
          <w:sz w:val="20"/>
          <w:szCs w:val="20"/>
        </w:rPr>
      </w:pPr>
    </w:p>
    <w:p w14:paraId="36805786" w14:textId="77777777" w:rsidR="008C3F80" w:rsidRPr="001A024A" w:rsidRDefault="008C3F80" w:rsidP="008C3F80">
      <w:pPr>
        <w:spacing w:line="200" w:lineRule="exact"/>
        <w:rPr>
          <w:rFonts w:ascii="Arial" w:hAnsi="Arial" w:cs="Arial"/>
          <w:color w:val="000000" w:themeColor="text1"/>
          <w:sz w:val="20"/>
          <w:szCs w:val="20"/>
        </w:rPr>
      </w:pPr>
    </w:p>
    <w:p w14:paraId="74AA8EE9" w14:textId="77777777" w:rsidR="008C3F80" w:rsidRPr="001A024A" w:rsidRDefault="008C3F80" w:rsidP="008C3F80">
      <w:pPr>
        <w:spacing w:line="200" w:lineRule="exact"/>
        <w:rPr>
          <w:rFonts w:ascii="Arial" w:hAnsi="Arial" w:cs="Arial"/>
          <w:color w:val="000000" w:themeColor="text1"/>
          <w:sz w:val="20"/>
          <w:szCs w:val="20"/>
        </w:rPr>
      </w:pPr>
    </w:p>
    <w:p w14:paraId="4E397BAD" w14:textId="77777777" w:rsidR="008C3F80" w:rsidRPr="001A024A" w:rsidRDefault="008C3F80" w:rsidP="008C3F80">
      <w:pPr>
        <w:spacing w:line="200" w:lineRule="exact"/>
        <w:rPr>
          <w:rFonts w:ascii="Arial" w:hAnsi="Arial" w:cs="Arial"/>
          <w:color w:val="000000" w:themeColor="text1"/>
          <w:sz w:val="20"/>
          <w:szCs w:val="20"/>
        </w:rPr>
      </w:pPr>
    </w:p>
    <w:p w14:paraId="0E4A7F95" w14:textId="77777777" w:rsidR="008C3F80" w:rsidRPr="001A024A" w:rsidRDefault="008C3F80" w:rsidP="008C3F80">
      <w:pPr>
        <w:spacing w:line="200" w:lineRule="exact"/>
        <w:rPr>
          <w:rFonts w:ascii="Arial" w:hAnsi="Arial" w:cs="Arial"/>
          <w:color w:val="000000" w:themeColor="text1"/>
          <w:sz w:val="20"/>
          <w:szCs w:val="20"/>
        </w:rPr>
      </w:pPr>
    </w:p>
    <w:p w14:paraId="5B0D2189" w14:textId="77777777" w:rsidR="008C3F80" w:rsidRPr="001A024A" w:rsidRDefault="008C3F80" w:rsidP="008C3F80">
      <w:pPr>
        <w:spacing w:line="200" w:lineRule="exact"/>
        <w:rPr>
          <w:rFonts w:ascii="Arial" w:hAnsi="Arial" w:cs="Arial"/>
          <w:color w:val="000000" w:themeColor="text1"/>
          <w:sz w:val="20"/>
          <w:szCs w:val="20"/>
        </w:rPr>
      </w:pPr>
    </w:p>
    <w:p w14:paraId="21CC7DA2" w14:textId="77777777" w:rsidR="008C3F80" w:rsidRPr="001A024A" w:rsidRDefault="008C3F80" w:rsidP="008C3F80">
      <w:pPr>
        <w:spacing w:line="200" w:lineRule="exact"/>
        <w:rPr>
          <w:rFonts w:ascii="Arial" w:hAnsi="Arial" w:cs="Arial"/>
          <w:color w:val="000000" w:themeColor="text1"/>
          <w:sz w:val="20"/>
          <w:szCs w:val="20"/>
        </w:rPr>
      </w:pPr>
    </w:p>
    <w:p w14:paraId="3CFC62CE" w14:textId="77777777" w:rsidR="008C3F80" w:rsidRPr="001A024A" w:rsidRDefault="008C3F80" w:rsidP="008C3F80">
      <w:pPr>
        <w:spacing w:line="200" w:lineRule="exact"/>
        <w:rPr>
          <w:rFonts w:ascii="Arial" w:hAnsi="Arial" w:cs="Arial"/>
          <w:color w:val="000000" w:themeColor="text1"/>
          <w:sz w:val="20"/>
          <w:szCs w:val="20"/>
        </w:rPr>
      </w:pPr>
    </w:p>
    <w:p w14:paraId="39674018" w14:textId="77777777" w:rsidR="008C3F80" w:rsidRPr="001A024A" w:rsidRDefault="008C3F80" w:rsidP="008C3F80">
      <w:pPr>
        <w:spacing w:line="200" w:lineRule="exact"/>
        <w:rPr>
          <w:rFonts w:ascii="Arial" w:hAnsi="Arial" w:cs="Arial"/>
          <w:color w:val="000000" w:themeColor="text1"/>
          <w:sz w:val="20"/>
          <w:szCs w:val="20"/>
        </w:rPr>
      </w:pPr>
    </w:p>
    <w:p w14:paraId="4912A898" w14:textId="77777777" w:rsidR="008C3F80" w:rsidRPr="001A024A" w:rsidRDefault="008C3F80" w:rsidP="008C3F80">
      <w:pPr>
        <w:spacing w:line="200" w:lineRule="exact"/>
        <w:rPr>
          <w:rFonts w:ascii="Arial" w:hAnsi="Arial" w:cs="Arial"/>
          <w:color w:val="000000" w:themeColor="text1"/>
          <w:sz w:val="20"/>
          <w:szCs w:val="20"/>
        </w:rPr>
      </w:pPr>
    </w:p>
    <w:p w14:paraId="6BDA9AD2" w14:textId="77777777" w:rsidR="008C3F80" w:rsidRPr="001A024A" w:rsidRDefault="008C3F80" w:rsidP="008C3F80">
      <w:pPr>
        <w:spacing w:line="200" w:lineRule="exact"/>
        <w:rPr>
          <w:rFonts w:ascii="Arial" w:hAnsi="Arial" w:cs="Arial"/>
          <w:color w:val="000000" w:themeColor="text1"/>
          <w:sz w:val="20"/>
          <w:szCs w:val="20"/>
        </w:rPr>
      </w:pPr>
    </w:p>
    <w:p w14:paraId="3C724EB2" w14:textId="77777777" w:rsidR="008C3F80" w:rsidRPr="001A024A" w:rsidRDefault="008C3F80" w:rsidP="008C3F80">
      <w:pPr>
        <w:spacing w:line="200" w:lineRule="exact"/>
        <w:rPr>
          <w:rFonts w:ascii="Arial" w:hAnsi="Arial" w:cs="Arial"/>
          <w:color w:val="000000" w:themeColor="text1"/>
          <w:sz w:val="20"/>
          <w:szCs w:val="20"/>
        </w:rPr>
      </w:pPr>
    </w:p>
    <w:p w14:paraId="0841C56E" w14:textId="77777777" w:rsidR="008C3F80" w:rsidRPr="001A024A" w:rsidRDefault="008C3F80" w:rsidP="008C3F80">
      <w:pPr>
        <w:spacing w:line="200" w:lineRule="exact"/>
        <w:rPr>
          <w:rFonts w:ascii="Arial" w:hAnsi="Arial" w:cs="Arial"/>
          <w:color w:val="000000" w:themeColor="text1"/>
          <w:sz w:val="20"/>
          <w:szCs w:val="20"/>
        </w:rPr>
      </w:pPr>
    </w:p>
    <w:p w14:paraId="5E3FBA5E" w14:textId="77777777" w:rsidR="008C3F80" w:rsidRPr="001A024A" w:rsidRDefault="008C3F80" w:rsidP="008C3F80">
      <w:pPr>
        <w:spacing w:line="200" w:lineRule="exact"/>
        <w:rPr>
          <w:rFonts w:ascii="Arial" w:hAnsi="Arial" w:cs="Arial"/>
          <w:color w:val="000000" w:themeColor="text1"/>
          <w:sz w:val="20"/>
          <w:szCs w:val="20"/>
        </w:rPr>
      </w:pPr>
    </w:p>
    <w:p w14:paraId="4DDD84D6" w14:textId="77777777" w:rsidR="008C3F80" w:rsidRPr="001A024A" w:rsidRDefault="008C3F80" w:rsidP="008C3F80">
      <w:pPr>
        <w:spacing w:line="200" w:lineRule="exact"/>
        <w:rPr>
          <w:rFonts w:ascii="Arial" w:hAnsi="Arial" w:cs="Arial"/>
          <w:color w:val="000000" w:themeColor="text1"/>
          <w:sz w:val="20"/>
          <w:szCs w:val="20"/>
        </w:rPr>
      </w:pPr>
    </w:p>
    <w:p w14:paraId="463DD3AB" w14:textId="77777777" w:rsidR="008C3F80" w:rsidRPr="001A024A" w:rsidRDefault="008C3F80" w:rsidP="008C3F80">
      <w:pPr>
        <w:spacing w:line="200" w:lineRule="exact"/>
        <w:rPr>
          <w:rFonts w:ascii="Arial" w:hAnsi="Arial" w:cs="Arial"/>
          <w:color w:val="000000" w:themeColor="text1"/>
          <w:sz w:val="20"/>
          <w:szCs w:val="20"/>
        </w:rPr>
      </w:pPr>
    </w:p>
    <w:p w14:paraId="4CEE1D5D" w14:textId="77777777" w:rsidR="008C3F80" w:rsidRPr="001A024A" w:rsidRDefault="008C3F80" w:rsidP="008C3F80">
      <w:pPr>
        <w:spacing w:line="200" w:lineRule="exact"/>
        <w:rPr>
          <w:rFonts w:ascii="Arial" w:hAnsi="Arial" w:cs="Arial"/>
          <w:color w:val="000000" w:themeColor="text1"/>
          <w:sz w:val="20"/>
          <w:szCs w:val="20"/>
        </w:rPr>
      </w:pPr>
    </w:p>
    <w:p w14:paraId="65E9553F" w14:textId="77777777" w:rsidR="008C3F80" w:rsidRPr="001A024A" w:rsidRDefault="008C3F80" w:rsidP="008C3F80">
      <w:pPr>
        <w:spacing w:line="200" w:lineRule="exact"/>
        <w:rPr>
          <w:rFonts w:ascii="Arial" w:hAnsi="Arial" w:cs="Arial"/>
          <w:color w:val="000000" w:themeColor="text1"/>
          <w:sz w:val="20"/>
          <w:szCs w:val="20"/>
        </w:rPr>
      </w:pPr>
    </w:p>
    <w:p w14:paraId="43783145" w14:textId="77777777" w:rsidR="008C3F80" w:rsidRPr="001A024A" w:rsidRDefault="008C3F80" w:rsidP="008C3F80">
      <w:pPr>
        <w:spacing w:line="200" w:lineRule="exact"/>
        <w:rPr>
          <w:rFonts w:ascii="Arial" w:hAnsi="Arial" w:cs="Arial"/>
          <w:color w:val="000000" w:themeColor="text1"/>
          <w:sz w:val="20"/>
          <w:szCs w:val="20"/>
        </w:rPr>
      </w:pPr>
    </w:p>
    <w:p w14:paraId="750706AB" w14:textId="77777777" w:rsidR="008C3F80" w:rsidRPr="001A024A" w:rsidRDefault="008C3F80" w:rsidP="008C3F80">
      <w:pPr>
        <w:spacing w:line="200" w:lineRule="exact"/>
        <w:rPr>
          <w:rFonts w:ascii="Arial" w:hAnsi="Arial" w:cs="Arial"/>
          <w:color w:val="000000" w:themeColor="text1"/>
          <w:sz w:val="20"/>
          <w:szCs w:val="20"/>
        </w:rPr>
      </w:pPr>
    </w:p>
    <w:p w14:paraId="2997CFD3" w14:textId="77777777" w:rsidR="008C3F80" w:rsidRPr="001A024A" w:rsidRDefault="008C3F80" w:rsidP="008C3F80">
      <w:pPr>
        <w:spacing w:line="200" w:lineRule="exact"/>
        <w:rPr>
          <w:rFonts w:ascii="Arial" w:hAnsi="Arial" w:cs="Arial"/>
          <w:color w:val="000000" w:themeColor="text1"/>
          <w:sz w:val="20"/>
          <w:szCs w:val="20"/>
        </w:rPr>
      </w:pPr>
    </w:p>
    <w:p w14:paraId="400C9550" w14:textId="77777777" w:rsidR="008C3F80" w:rsidRPr="001A024A" w:rsidRDefault="008C3F80" w:rsidP="008C3F80">
      <w:pPr>
        <w:tabs>
          <w:tab w:val="left" w:pos="920"/>
        </w:tabs>
        <w:spacing w:line="200" w:lineRule="exact"/>
        <w:rPr>
          <w:rFonts w:ascii="Arial" w:hAnsi="Arial" w:cs="Arial"/>
          <w:color w:val="000000" w:themeColor="text1"/>
          <w:szCs w:val="24"/>
        </w:rPr>
      </w:pPr>
      <w:r w:rsidRPr="001A024A">
        <w:rPr>
          <w:rFonts w:ascii="Arial" w:hAnsi="Arial" w:cs="Arial"/>
          <w:color w:val="000000" w:themeColor="text1"/>
          <w:sz w:val="20"/>
          <w:szCs w:val="20"/>
        </w:rPr>
        <w:lastRenderedPageBreak/>
        <w:tab/>
      </w:r>
    </w:p>
    <w:p w14:paraId="3DC8F8BA"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Chapter 7</w:t>
      </w:r>
    </w:p>
    <w:p w14:paraId="61FAC92A"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Analysis and Findings</w:t>
      </w:r>
    </w:p>
    <w:p w14:paraId="6D04490A" w14:textId="77777777" w:rsidR="008C3F80" w:rsidRPr="001A024A" w:rsidRDefault="008C3F80" w:rsidP="008C3F80">
      <w:pPr>
        <w:jc w:val="center"/>
        <w:rPr>
          <w:rFonts w:ascii="Arial" w:hAnsi="Arial" w:cs="Arial"/>
          <w:b/>
          <w:color w:val="000000" w:themeColor="text1"/>
          <w:sz w:val="28"/>
          <w:szCs w:val="28"/>
        </w:rPr>
      </w:pPr>
    </w:p>
    <w:p w14:paraId="5872FD57"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 xml:space="preserve">I am attaching a jupyter notebook file below what I </w:t>
      </w:r>
      <w:r>
        <w:rPr>
          <w:rFonts w:ascii="Arial" w:hAnsi="Arial" w:cs="Arial"/>
          <w:b/>
          <w:color w:val="000000" w:themeColor="text1"/>
          <w:sz w:val="28"/>
          <w:szCs w:val="28"/>
        </w:rPr>
        <w:t>am finding</w:t>
      </w:r>
      <w:r w:rsidRPr="001A024A">
        <w:rPr>
          <w:rFonts w:ascii="Arial" w:hAnsi="Arial" w:cs="Arial"/>
          <w:b/>
          <w:color w:val="000000" w:themeColor="text1"/>
          <w:sz w:val="28"/>
          <w:szCs w:val="28"/>
        </w:rPr>
        <w:t xml:space="preserve"> in that project.</w:t>
      </w:r>
    </w:p>
    <w:p w14:paraId="4E6DE46C" w14:textId="77777777" w:rsidR="008C3F80" w:rsidRPr="001A024A" w:rsidRDefault="008C3F80" w:rsidP="008C3F80">
      <w:pPr>
        <w:jc w:val="center"/>
        <w:rPr>
          <w:rFonts w:ascii="Arial" w:hAnsi="Arial" w:cs="Arial"/>
          <w:b/>
          <w:color w:val="000000" w:themeColor="text1"/>
          <w:sz w:val="28"/>
          <w:szCs w:val="28"/>
        </w:rPr>
      </w:pPr>
    </w:p>
    <w:p w14:paraId="68E0D9B3" w14:textId="77777777" w:rsidR="008C3F80" w:rsidRPr="001A024A" w:rsidRDefault="008C3F80" w:rsidP="008C3F80">
      <w:pPr>
        <w:jc w:val="center"/>
        <w:rPr>
          <w:rFonts w:ascii="Arial" w:hAnsi="Arial" w:cs="Arial"/>
          <w:b/>
          <w:color w:val="000000" w:themeColor="text1"/>
          <w:sz w:val="28"/>
          <w:szCs w:val="28"/>
        </w:rPr>
      </w:pPr>
      <w:r w:rsidRPr="001A024A">
        <w:rPr>
          <w:color w:val="000000" w:themeColor="text1"/>
        </w:rPr>
        <w:object w:dxaOrig="1508" w:dyaOrig="983" w14:anchorId="4FF5C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5.5pt;height:86pt" o:ole="">
            <v:imagedata r:id="rId42" o:title=""/>
          </v:shape>
          <o:OLEObject Type="Embed" ProgID="Package" ShapeID="_x0000_i1030" DrawAspect="Icon" ObjectID="_1722631700" r:id="rId43"/>
        </w:object>
      </w:r>
    </w:p>
    <w:p w14:paraId="150C9966" w14:textId="77777777" w:rsidR="008C3F80" w:rsidRPr="001A024A" w:rsidRDefault="008C3F80" w:rsidP="008C3F80">
      <w:pPr>
        <w:jc w:val="center"/>
        <w:rPr>
          <w:rFonts w:ascii="Arial" w:hAnsi="Arial" w:cs="Arial"/>
          <w:b/>
          <w:color w:val="000000" w:themeColor="text1"/>
          <w:sz w:val="28"/>
          <w:szCs w:val="28"/>
        </w:rPr>
      </w:pPr>
    </w:p>
    <w:p w14:paraId="1F658AB7" w14:textId="77777777" w:rsidR="008C3F80" w:rsidRPr="001A024A" w:rsidRDefault="008C3F80" w:rsidP="008C3F80">
      <w:pPr>
        <w:spacing w:after="240"/>
        <w:jc w:val="left"/>
        <w:rPr>
          <w:rFonts w:ascii="Arial" w:hAnsi="Arial" w:cs="Arial"/>
          <w:color w:val="000000" w:themeColor="text1"/>
          <w:szCs w:val="24"/>
        </w:rPr>
      </w:pPr>
      <w:r w:rsidRPr="001A024A">
        <w:rPr>
          <w:rFonts w:ascii="Arial" w:hAnsi="Arial" w:cs="Arial"/>
          <w:noProof/>
          <w:color w:val="000000" w:themeColor="text1"/>
        </w:rPr>
        <w:drawing>
          <wp:inline distT="0" distB="0" distL="0" distR="0" wp14:anchorId="70152252" wp14:editId="75D293F4">
            <wp:extent cx="5640370" cy="393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693411" cy="3967613"/>
                    </a:xfrm>
                    <a:prstGeom prst="rect">
                      <a:avLst/>
                    </a:prstGeom>
                  </pic:spPr>
                </pic:pic>
              </a:graphicData>
            </a:graphic>
          </wp:inline>
        </w:drawing>
      </w:r>
      <w:r w:rsidRPr="001A024A">
        <w:rPr>
          <w:rFonts w:ascii="Arial" w:hAnsi="Arial" w:cs="Arial"/>
          <w:b/>
          <w:color w:val="000000" w:themeColor="text1"/>
          <w:sz w:val="28"/>
          <w:szCs w:val="28"/>
        </w:rPr>
        <w:br w:type="page"/>
      </w:r>
    </w:p>
    <w:p w14:paraId="15874BDA"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lastRenderedPageBreak/>
        <w:t>Chapter 8</w:t>
      </w:r>
    </w:p>
    <w:p w14:paraId="0275949C"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b/>
          <w:color w:val="000000" w:themeColor="text1"/>
          <w:sz w:val="28"/>
          <w:szCs w:val="28"/>
        </w:rPr>
        <w:t>Conclusion and Limitation</w:t>
      </w:r>
    </w:p>
    <w:p w14:paraId="73D2D0CD" w14:textId="77777777" w:rsidR="008C3F80" w:rsidRPr="001A024A" w:rsidRDefault="008C3F80" w:rsidP="008C3F80">
      <w:pPr>
        <w:spacing w:after="240"/>
        <w:rPr>
          <w:rFonts w:ascii="Arial" w:hAnsi="Arial" w:cs="Arial"/>
          <w:color w:val="000000" w:themeColor="text1"/>
          <w:szCs w:val="24"/>
        </w:rPr>
      </w:pPr>
      <w:r w:rsidRPr="001A024A">
        <w:rPr>
          <w:rFonts w:ascii="Arial" w:hAnsi="Arial" w:cs="Arial"/>
          <w:color w:val="000000" w:themeColor="text1"/>
          <w:szCs w:val="24"/>
        </w:rPr>
        <w:t>In this chapter, a summary of conclusions about the internship realised are presented and analysed against the objectives considered. Furthermore, after those appreciations, in the second part of this chapter, some recommendations are considered, as a result of the developed internship study. These will be, expectantly, useful for future advances in the company.</w:t>
      </w:r>
    </w:p>
    <w:p w14:paraId="79A14826" w14:textId="77777777" w:rsidR="008C3F80" w:rsidRPr="001A024A" w:rsidRDefault="008C3F80" w:rsidP="008C3F80">
      <w:pPr>
        <w:spacing w:after="240"/>
        <w:rPr>
          <w:rFonts w:ascii="Arial" w:hAnsi="Arial" w:cs="Arial"/>
          <w:color w:val="000000" w:themeColor="text1"/>
          <w:szCs w:val="24"/>
        </w:rPr>
      </w:pPr>
      <w:r w:rsidRPr="001A024A">
        <w:rPr>
          <w:rFonts w:ascii="Arial" w:hAnsi="Arial" w:cs="Arial"/>
          <w:color w:val="000000" w:themeColor="text1"/>
          <w:szCs w:val="24"/>
        </w:rPr>
        <w:t>Conclusions</w:t>
      </w:r>
    </w:p>
    <w:p w14:paraId="3B59DE81" w14:textId="77777777" w:rsidR="008C3F80" w:rsidRPr="001A024A" w:rsidRDefault="008C3F80" w:rsidP="008C3F80">
      <w:pPr>
        <w:spacing w:after="240"/>
        <w:rPr>
          <w:rFonts w:ascii="Arial" w:hAnsi="Arial" w:cs="Arial"/>
          <w:color w:val="000000" w:themeColor="text1"/>
          <w:szCs w:val="24"/>
        </w:rPr>
      </w:pPr>
      <w:r w:rsidRPr="001A024A">
        <w:rPr>
          <w:rFonts w:ascii="Arial" w:hAnsi="Arial" w:cs="Arial"/>
          <w:color w:val="000000" w:themeColor="text1"/>
          <w:szCs w:val="24"/>
        </w:rPr>
        <w:t>This internship report explains the main activities carried out in iNeuron Intelligence Pvt Ltd. This internship was carried out as the non-lecturing component of the Master’s degree in Data Science. Concerning the objectives that had been proposed for the internship theme, some of them were fully achieved, while the other objectives needed to be reworked as a consequence of the company’s situation and its involvement in the Information.</w:t>
      </w:r>
    </w:p>
    <w:p w14:paraId="01B9C8B8" w14:textId="77777777" w:rsidR="008C3F80" w:rsidRPr="001A024A" w:rsidRDefault="008C3F80" w:rsidP="008C3F80">
      <w:pPr>
        <w:spacing w:after="240"/>
        <w:rPr>
          <w:rFonts w:ascii="Arial" w:hAnsi="Arial" w:cs="Arial"/>
          <w:color w:val="000000" w:themeColor="text1"/>
          <w:szCs w:val="24"/>
        </w:rPr>
      </w:pPr>
      <w:r w:rsidRPr="001A024A">
        <w:rPr>
          <w:rFonts w:ascii="Arial" w:hAnsi="Arial" w:cs="Arial"/>
          <w:color w:val="000000" w:themeColor="text1"/>
          <w:szCs w:val="24"/>
        </w:rPr>
        <w:t xml:space="preserve">One of the objectives of the internship was to develop the key performance indicators for the power BI. In this way, the first step towards find the missing value what factors that influence the missing value and data industry as a whole. In accordance with present research, one of the crucial factors is the capability to view the unstructured data. When all Factors in the data interact together with common goals and objectives, the opportunity for the achievement raises. The recommendation for KPIs is based on a thorough evaluation of all the metrics that are currently measured within the iNeuron Intelligence Pvt Ltd . There are different source to pull the data and load to the power bi there are so many missing value fill with the help of pandas interplot clean the data with power bi using slicer to make a better way to create a dashboard to show all the important details at one place. </w:t>
      </w:r>
    </w:p>
    <w:p w14:paraId="4F55E3C1" w14:textId="77777777" w:rsidR="008C3F80" w:rsidRPr="001A024A" w:rsidRDefault="008C3F80" w:rsidP="008C3F80">
      <w:pPr>
        <w:spacing w:after="240"/>
        <w:rPr>
          <w:rFonts w:ascii="Arial" w:hAnsi="Arial" w:cs="Arial"/>
          <w:color w:val="000000" w:themeColor="text1"/>
          <w:szCs w:val="24"/>
        </w:rPr>
      </w:pPr>
      <w:r w:rsidRPr="001A024A">
        <w:rPr>
          <w:rFonts w:ascii="Arial" w:hAnsi="Arial" w:cs="Arial"/>
          <w:color w:val="000000" w:themeColor="text1"/>
          <w:szCs w:val="24"/>
        </w:rPr>
        <w:t>.</w:t>
      </w:r>
    </w:p>
    <w:p w14:paraId="2D0F43B3" w14:textId="77777777" w:rsidR="008C3F80" w:rsidRPr="001A024A" w:rsidRDefault="008C3F80" w:rsidP="008C3F80">
      <w:pPr>
        <w:spacing w:after="240"/>
        <w:rPr>
          <w:rFonts w:ascii="Arial" w:hAnsi="Arial" w:cs="Arial"/>
          <w:color w:val="000000" w:themeColor="text1"/>
          <w:szCs w:val="24"/>
        </w:rPr>
      </w:pPr>
    </w:p>
    <w:p w14:paraId="3DA4F9AD" w14:textId="77777777" w:rsidR="008C3F80" w:rsidRPr="001A024A" w:rsidRDefault="008C3F80" w:rsidP="008C3F80">
      <w:pPr>
        <w:rPr>
          <w:rFonts w:ascii="Arial" w:hAnsi="Arial" w:cs="Arial"/>
          <w:color w:val="000000" w:themeColor="text1"/>
          <w:szCs w:val="24"/>
        </w:rPr>
      </w:pPr>
    </w:p>
    <w:p w14:paraId="7D0B3EE8" w14:textId="77777777" w:rsidR="008C3F80" w:rsidRPr="001A024A" w:rsidRDefault="008C3F80" w:rsidP="008C3F80">
      <w:pPr>
        <w:rPr>
          <w:rFonts w:ascii="Arial" w:hAnsi="Arial" w:cs="Arial"/>
          <w:color w:val="000000" w:themeColor="text1"/>
        </w:rPr>
      </w:pPr>
    </w:p>
    <w:p w14:paraId="33793B0D" w14:textId="77777777" w:rsidR="008C3F80" w:rsidRPr="001A024A" w:rsidRDefault="008C3F80" w:rsidP="008C3F80">
      <w:pPr>
        <w:rPr>
          <w:rFonts w:ascii="Arial" w:hAnsi="Arial" w:cs="Arial"/>
          <w:color w:val="000000" w:themeColor="text1"/>
          <w:szCs w:val="24"/>
        </w:rPr>
      </w:pPr>
    </w:p>
    <w:p w14:paraId="4CDB236F" w14:textId="77777777" w:rsidR="008C3F80" w:rsidRPr="001A024A" w:rsidRDefault="008C3F80" w:rsidP="008C3F80">
      <w:pPr>
        <w:jc w:val="center"/>
        <w:rPr>
          <w:rFonts w:ascii="Arial" w:hAnsi="Arial" w:cs="Arial"/>
          <w:b/>
          <w:color w:val="000000" w:themeColor="text1"/>
          <w:sz w:val="28"/>
          <w:szCs w:val="28"/>
        </w:rPr>
      </w:pPr>
      <w:r w:rsidRPr="001A024A">
        <w:rPr>
          <w:rFonts w:ascii="Arial" w:hAnsi="Arial" w:cs="Arial"/>
          <w:color w:val="000000" w:themeColor="text1"/>
          <w:szCs w:val="24"/>
        </w:rPr>
        <w:br w:type="page"/>
      </w:r>
    </w:p>
    <w:p w14:paraId="0DEB3EA1" w14:textId="77777777" w:rsidR="008C3F80" w:rsidRPr="001A024A" w:rsidRDefault="008C3F80" w:rsidP="008C3F80">
      <w:pPr>
        <w:spacing w:line="240" w:lineRule="auto"/>
        <w:jc w:val="center"/>
        <w:rPr>
          <w:rFonts w:ascii="Arial" w:hAnsi="Arial" w:cs="Arial"/>
          <w:b/>
          <w:color w:val="000000" w:themeColor="text1"/>
          <w:sz w:val="28"/>
          <w:szCs w:val="28"/>
        </w:rPr>
      </w:pPr>
      <w:r w:rsidRPr="001A024A">
        <w:rPr>
          <w:rFonts w:ascii="Arial" w:hAnsi="Arial" w:cs="Arial"/>
          <w:b/>
          <w:color w:val="000000" w:themeColor="text1"/>
          <w:sz w:val="28"/>
          <w:szCs w:val="28"/>
        </w:rPr>
        <w:lastRenderedPageBreak/>
        <w:t>Bibliography</w:t>
      </w:r>
    </w:p>
    <w:p w14:paraId="14CE7025" w14:textId="77777777" w:rsidR="008C3F80" w:rsidRPr="001A024A" w:rsidRDefault="008C3F80" w:rsidP="008C3F80">
      <w:pPr>
        <w:rPr>
          <w:rFonts w:ascii="Arial" w:hAnsi="Arial" w:cs="Arial"/>
          <w:color w:val="000000" w:themeColor="text1"/>
          <w:szCs w:val="24"/>
        </w:rPr>
      </w:pPr>
    </w:p>
    <w:p w14:paraId="4EB1041F" w14:textId="77777777" w:rsidR="008C3F80" w:rsidRPr="00A700C8" w:rsidRDefault="008C3F80" w:rsidP="008C3F80">
      <w:pPr>
        <w:tabs>
          <w:tab w:val="left" w:pos="1260"/>
        </w:tabs>
        <w:rPr>
          <w:rFonts w:ascii="Arial" w:hAnsi="Arial" w:cs="Arial"/>
          <w:color w:val="4472C4" w:themeColor="accent1"/>
        </w:rPr>
      </w:pPr>
      <w:hyperlink r:id="rId45" w:history="1">
        <w:r w:rsidRPr="00A700C8">
          <w:rPr>
            <w:rStyle w:val="Hyperlink"/>
            <w:rFonts w:ascii="Arial" w:hAnsi="Arial" w:cs="Arial"/>
            <w:color w:val="4472C4" w:themeColor="accent1"/>
          </w:rPr>
          <w:t>Home :: iNeuron</w:t>
        </w:r>
      </w:hyperlink>
      <w:r w:rsidRPr="00A700C8">
        <w:rPr>
          <w:rFonts w:ascii="Arial" w:hAnsi="Arial" w:cs="Arial"/>
          <w:color w:val="4472C4" w:themeColor="accent1"/>
        </w:rPr>
        <w:t xml:space="preserve"> -  </w:t>
      </w:r>
      <w:hyperlink r:id="rId46" w:history="1">
        <w:r w:rsidRPr="00A700C8">
          <w:rPr>
            <w:rStyle w:val="Hyperlink"/>
            <w:rFonts w:ascii="Arial" w:hAnsi="Arial" w:cs="Arial"/>
            <w:color w:val="4472C4" w:themeColor="accent1"/>
          </w:rPr>
          <w:t xml:space="preserve"> iNeuron.ai</w:t>
        </w:r>
      </w:hyperlink>
    </w:p>
    <w:p w14:paraId="77F7FA71" w14:textId="77777777" w:rsidR="008C3F80" w:rsidRPr="00A700C8" w:rsidRDefault="008C3F80" w:rsidP="008C3F80">
      <w:pPr>
        <w:tabs>
          <w:tab w:val="left" w:pos="1260"/>
        </w:tabs>
        <w:rPr>
          <w:rFonts w:ascii="Arial" w:hAnsi="Arial" w:cs="Arial"/>
          <w:color w:val="4472C4" w:themeColor="accent1"/>
        </w:rPr>
      </w:pPr>
    </w:p>
    <w:p w14:paraId="7F4FB171" w14:textId="77777777" w:rsidR="008C3F80" w:rsidRPr="00A700C8" w:rsidRDefault="008C3F80" w:rsidP="008C3F80">
      <w:pPr>
        <w:tabs>
          <w:tab w:val="left" w:pos="1260"/>
        </w:tabs>
        <w:rPr>
          <w:rFonts w:ascii="Arial" w:hAnsi="Arial" w:cs="Arial"/>
          <w:color w:val="4472C4" w:themeColor="accent1"/>
        </w:rPr>
      </w:pPr>
      <w:hyperlink r:id="rId47" w:history="1">
        <w:r w:rsidRPr="00A700C8">
          <w:rPr>
            <w:rStyle w:val="Hyperlink"/>
            <w:rFonts w:ascii="Arial" w:hAnsi="Arial" w:cs="Arial"/>
            <w:color w:val="4472C4" w:themeColor="accent1"/>
          </w:rPr>
          <w:t>GeeksforGeeks | A computer science portal for geeks</w:t>
        </w:r>
      </w:hyperlink>
    </w:p>
    <w:p w14:paraId="2F572793" w14:textId="77777777" w:rsidR="008C3F80" w:rsidRPr="00A700C8" w:rsidRDefault="008C3F80" w:rsidP="008C3F80">
      <w:pPr>
        <w:tabs>
          <w:tab w:val="left" w:pos="1260"/>
        </w:tabs>
        <w:rPr>
          <w:rFonts w:ascii="Arial" w:hAnsi="Arial" w:cs="Arial"/>
          <w:color w:val="4472C4" w:themeColor="accent1"/>
        </w:rPr>
      </w:pPr>
    </w:p>
    <w:p w14:paraId="3D95FF0E" w14:textId="77777777" w:rsidR="008C3F80" w:rsidRPr="00A700C8" w:rsidRDefault="008C3F80" w:rsidP="008C3F80">
      <w:pPr>
        <w:tabs>
          <w:tab w:val="left" w:pos="1260"/>
        </w:tabs>
        <w:rPr>
          <w:rFonts w:ascii="Arial" w:hAnsi="Arial" w:cs="Arial"/>
          <w:color w:val="4472C4" w:themeColor="accent1"/>
        </w:rPr>
      </w:pPr>
      <w:hyperlink r:id="rId48" w:history="1">
        <w:r w:rsidRPr="00A700C8">
          <w:rPr>
            <w:rStyle w:val="Hyperlink"/>
            <w:rFonts w:ascii="Arial" w:hAnsi="Arial" w:cs="Arial"/>
            <w:color w:val="4472C4" w:themeColor="accent1"/>
          </w:rPr>
          <w:t>(PDF) Missing Data (researchgate.net)</w:t>
        </w:r>
      </w:hyperlink>
    </w:p>
    <w:p w14:paraId="3E668EF5" w14:textId="77777777" w:rsidR="008C3F80" w:rsidRPr="00A700C8" w:rsidRDefault="008C3F80" w:rsidP="008C3F80">
      <w:pPr>
        <w:tabs>
          <w:tab w:val="left" w:pos="1260"/>
        </w:tabs>
        <w:rPr>
          <w:rFonts w:ascii="Arial" w:hAnsi="Arial" w:cs="Arial"/>
          <w:color w:val="4472C4" w:themeColor="accent1"/>
        </w:rPr>
      </w:pPr>
    </w:p>
    <w:p w14:paraId="7F8722CB" w14:textId="77777777" w:rsidR="008C3F80" w:rsidRPr="00A700C8" w:rsidRDefault="008C3F80" w:rsidP="008C3F80">
      <w:pPr>
        <w:tabs>
          <w:tab w:val="left" w:pos="1260"/>
        </w:tabs>
        <w:rPr>
          <w:rFonts w:ascii="Arial" w:hAnsi="Arial" w:cs="Arial"/>
          <w:color w:val="4472C4" w:themeColor="accent1"/>
        </w:rPr>
      </w:pPr>
      <w:hyperlink r:id="rId49" w:history="1">
        <w:r w:rsidRPr="00A700C8">
          <w:rPr>
            <w:rStyle w:val="Hyperlink"/>
            <w:rFonts w:ascii="Arial" w:hAnsi="Arial" w:cs="Arial"/>
            <w:color w:val="4472C4" w:themeColor="accent1"/>
          </w:rPr>
          <w:t>Data Handling and Analysis: Definitions, Examples &amp; Types (studysmarter.us)</w:t>
        </w:r>
      </w:hyperlink>
    </w:p>
    <w:p w14:paraId="7E4EC51F" w14:textId="77777777" w:rsidR="008C3F80" w:rsidRPr="00A700C8" w:rsidRDefault="008C3F80" w:rsidP="008C3F80">
      <w:pPr>
        <w:rPr>
          <w:rFonts w:ascii="Arial" w:hAnsi="Arial" w:cs="Arial"/>
          <w:color w:val="4472C4" w:themeColor="accent1"/>
          <w:szCs w:val="24"/>
        </w:rPr>
      </w:pPr>
    </w:p>
    <w:p w14:paraId="2EED2E60" w14:textId="77777777" w:rsidR="008C3F80" w:rsidRPr="00A700C8" w:rsidRDefault="008C3F80" w:rsidP="008C3F80">
      <w:pPr>
        <w:pStyle w:val="BodyText"/>
        <w:spacing w:before="7"/>
        <w:rPr>
          <w:rFonts w:ascii="Arial" w:hAnsi="Arial" w:cs="Arial"/>
          <w:color w:val="4472C4" w:themeColor="accent1"/>
        </w:rPr>
      </w:pPr>
      <w:r w:rsidRPr="00A700C8">
        <w:rPr>
          <w:rFonts w:ascii="Arial" w:hAnsi="Arial" w:cs="Arial"/>
          <w:b/>
          <w:color w:val="4472C4" w:themeColor="accent1"/>
          <w:szCs w:val="24"/>
        </w:rPr>
        <w:t xml:space="preserve">Data set - </w:t>
      </w:r>
      <w:hyperlink r:id="rId50" w:history="1">
        <w:r w:rsidRPr="00A700C8">
          <w:rPr>
            <w:rStyle w:val="Hyperlink"/>
            <w:rFonts w:ascii="Arial" w:hAnsi="Arial" w:cs="Arial"/>
            <w:color w:val="4472C4" w:themeColor="accent1"/>
          </w:rPr>
          <w:t>ETL - Google Drive</w:t>
        </w:r>
      </w:hyperlink>
    </w:p>
    <w:p w14:paraId="5C18D2F1" w14:textId="77777777" w:rsidR="008C3F80" w:rsidRPr="00A700C8" w:rsidRDefault="008C3F80" w:rsidP="008C3F80">
      <w:pPr>
        <w:spacing w:line="240" w:lineRule="auto"/>
        <w:jc w:val="left"/>
        <w:rPr>
          <w:rFonts w:ascii="Arial" w:hAnsi="Arial" w:cs="Arial"/>
          <w:b/>
          <w:color w:val="4472C4" w:themeColor="accent1"/>
          <w:szCs w:val="24"/>
        </w:rPr>
      </w:pPr>
    </w:p>
    <w:p w14:paraId="3F615EFD" w14:textId="77777777" w:rsidR="008C3F80" w:rsidRPr="00A700C8" w:rsidRDefault="008C3F80" w:rsidP="008C3F80">
      <w:pPr>
        <w:spacing w:line="240" w:lineRule="auto"/>
        <w:jc w:val="left"/>
        <w:rPr>
          <w:color w:val="4472C4" w:themeColor="accent1"/>
        </w:rPr>
      </w:pPr>
      <w:hyperlink r:id="rId51" w:history="1">
        <w:r w:rsidRPr="00A700C8">
          <w:rPr>
            <w:rStyle w:val="Hyperlink"/>
            <w:color w:val="4472C4" w:themeColor="accent1"/>
          </w:rPr>
          <w:t>Business Intelligence Model (BIM) - Toolshero</w:t>
        </w:r>
      </w:hyperlink>
    </w:p>
    <w:p w14:paraId="1585D7EB" w14:textId="77777777" w:rsidR="008C3F80" w:rsidRPr="00A700C8" w:rsidRDefault="008C3F80" w:rsidP="008C3F80">
      <w:pPr>
        <w:spacing w:line="240" w:lineRule="auto"/>
        <w:jc w:val="left"/>
        <w:rPr>
          <w:color w:val="4472C4" w:themeColor="accent1"/>
        </w:rPr>
      </w:pPr>
    </w:p>
    <w:p w14:paraId="4AB91B33" w14:textId="77777777" w:rsidR="008C3F80" w:rsidRPr="00A700C8" w:rsidRDefault="008C3F80" w:rsidP="008C3F80">
      <w:pPr>
        <w:spacing w:line="240" w:lineRule="auto"/>
        <w:jc w:val="left"/>
        <w:rPr>
          <w:color w:val="4472C4" w:themeColor="accent1"/>
        </w:rPr>
      </w:pPr>
    </w:p>
    <w:p w14:paraId="3A5562A6" w14:textId="77777777" w:rsidR="008C3F80" w:rsidRPr="00A700C8" w:rsidRDefault="008C3F80" w:rsidP="008C3F80">
      <w:pPr>
        <w:spacing w:line="240" w:lineRule="auto"/>
        <w:jc w:val="left"/>
        <w:rPr>
          <w:color w:val="4472C4" w:themeColor="accent1"/>
        </w:rPr>
      </w:pPr>
      <w:hyperlink r:id="rId52" w:history="1">
        <w:r w:rsidRPr="00A700C8">
          <w:rPr>
            <w:rStyle w:val="Hyperlink"/>
            <w:color w:val="4472C4" w:themeColor="accent1"/>
          </w:rPr>
          <w:t>What Is Business Intelligence? (pestleanalysis.com)</w:t>
        </w:r>
      </w:hyperlink>
    </w:p>
    <w:p w14:paraId="78B63C17" w14:textId="77777777" w:rsidR="008C3F80" w:rsidRPr="00A700C8" w:rsidRDefault="008C3F80" w:rsidP="008C3F80">
      <w:pPr>
        <w:spacing w:line="240" w:lineRule="auto"/>
        <w:jc w:val="left"/>
        <w:rPr>
          <w:color w:val="4472C4" w:themeColor="accent1"/>
        </w:rPr>
      </w:pPr>
    </w:p>
    <w:p w14:paraId="022C2AA2" w14:textId="77777777" w:rsidR="008C3F80" w:rsidRPr="00A700C8" w:rsidRDefault="008C3F80" w:rsidP="008C3F80">
      <w:pPr>
        <w:spacing w:line="240" w:lineRule="auto"/>
        <w:jc w:val="left"/>
        <w:rPr>
          <w:color w:val="4472C4" w:themeColor="accent1"/>
        </w:rPr>
      </w:pPr>
    </w:p>
    <w:p w14:paraId="736C2818" w14:textId="77777777" w:rsidR="008C3F80" w:rsidRPr="001A024A" w:rsidRDefault="008C3F80" w:rsidP="008C3F80">
      <w:pPr>
        <w:spacing w:line="240" w:lineRule="auto"/>
        <w:jc w:val="left"/>
        <w:rPr>
          <w:rFonts w:ascii="Arial" w:hAnsi="Arial" w:cs="Arial"/>
          <w:b/>
          <w:color w:val="000000" w:themeColor="text1"/>
          <w:szCs w:val="24"/>
        </w:rPr>
      </w:pPr>
      <w:hyperlink r:id="rId53" w:history="1">
        <w:r w:rsidRPr="00A700C8">
          <w:rPr>
            <w:rStyle w:val="Hyperlink"/>
            <w:color w:val="4472C4" w:themeColor="accent1"/>
          </w:rPr>
          <w:t>Power BI Dashboard Tutorial | DataCamp</w:t>
        </w:r>
      </w:hyperlink>
      <w:r w:rsidRPr="001A024A">
        <w:rPr>
          <w:rFonts w:ascii="Arial" w:hAnsi="Arial" w:cs="Arial"/>
          <w:b/>
          <w:color w:val="000000" w:themeColor="text1"/>
          <w:szCs w:val="24"/>
        </w:rPr>
        <w:br w:type="page"/>
      </w:r>
    </w:p>
    <w:p w14:paraId="174B171C" w14:textId="77777777" w:rsidR="008C3F80" w:rsidRPr="001A024A" w:rsidRDefault="008C3F80" w:rsidP="008C3F80">
      <w:pPr>
        <w:pStyle w:val="Unnumberedtitles1"/>
        <w:jc w:val="center"/>
        <w:rPr>
          <w:rFonts w:ascii="Arial" w:hAnsi="Arial" w:cs="Arial"/>
          <w:color w:val="000000" w:themeColor="text1"/>
          <w:sz w:val="28"/>
          <w:szCs w:val="28"/>
        </w:rPr>
      </w:pPr>
      <w:bookmarkStart w:id="12" w:name="_Toc392855849"/>
      <w:r w:rsidRPr="001A024A">
        <w:rPr>
          <w:rFonts w:ascii="Arial" w:hAnsi="Arial" w:cs="Arial"/>
          <w:color w:val="000000" w:themeColor="text1"/>
          <w:sz w:val="28"/>
          <w:szCs w:val="28"/>
        </w:rPr>
        <w:lastRenderedPageBreak/>
        <w:t>A</w:t>
      </w:r>
      <w:bookmarkEnd w:id="12"/>
      <w:r w:rsidRPr="001A024A">
        <w:rPr>
          <w:rFonts w:ascii="Arial" w:hAnsi="Arial" w:cs="Arial"/>
          <w:color w:val="000000" w:themeColor="text1"/>
          <w:sz w:val="28"/>
          <w:szCs w:val="28"/>
        </w:rPr>
        <w:t>nnexure I</w:t>
      </w:r>
    </w:p>
    <w:p w14:paraId="36C2576D" w14:textId="77777777" w:rsidR="008C3F80" w:rsidRPr="001A024A" w:rsidRDefault="008C3F80" w:rsidP="008C3F80">
      <w:pPr>
        <w:tabs>
          <w:tab w:val="left" w:pos="1260"/>
        </w:tabs>
        <w:rPr>
          <w:rFonts w:ascii="Arial" w:hAnsi="Arial" w:cs="Arial"/>
          <w:color w:val="000000" w:themeColor="text1"/>
        </w:rPr>
      </w:pPr>
    </w:p>
    <w:p w14:paraId="58A0CAA9" w14:textId="77777777" w:rsidR="008C3F80" w:rsidRPr="001A024A" w:rsidRDefault="008C3F80" w:rsidP="008C3F80">
      <w:pPr>
        <w:tabs>
          <w:tab w:val="left" w:pos="1260"/>
        </w:tabs>
        <w:rPr>
          <w:rFonts w:ascii="Arial" w:hAnsi="Arial" w:cs="Arial"/>
          <w:color w:val="000000" w:themeColor="text1"/>
        </w:rPr>
      </w:pPr>
    </w:p>
    <w:p w14:paraId="2B8B9BF9" w14:textId="77777777" w:rsidR="008C3F80" w:rsidRPr="001A024A" w:rsidRDefault="008C3F80" w:rsidP="008C3F80">
      <w:pPr>
        <w:tabs>
          <w:tab w:val="left" w:pos="1260"/>
        </w:tabs>
        <w:rPr>
          <w:rFonts w:ascii="Arial" w:hAnsi="Arial" w:cs="Arial"/>
          <w:color w:val="000000" w:themeColor="text1"/>
        </w:rPr>
      </w:pPr>
    </w:p>
    <w:p w14:paraId="25EB6C7C" w14:textId="77777777" w:rsidR="008C3F80" w:rsidRPr="001A024A" w:rsidRDefault="008C3F80" w:rsidP="008C3F80">
      <w:pPr>
        <w:spacing w:line="251" w:lineRule="auto"/>
        <w:ind w:right="920"/>
        <w:rPr>
          <w:rFonts w:ascii="Arial" w:hAnsi="Arial" w:cs="Arial"/>
          <w:color w:val="000000" w:themeColor="text1"/>
          <w:sz w:val="20"/>
          <w:szCs w:val="20"/>
        </w:rPr>
      </w:pPr>
      <w:r w:rsidRPr="001A024A">
        <w:rPr>
          <w:rFonts w:ascii="Arial" w:eastAsia="Arial" w:hAnsi="Arial" w:cs="Arial"/>
          <w:b/>
          <w:bCs/>
          <w:color w:val="000000" w:themeColor="text1"/>
          <w:sz w:val="28"/>
          <w:szCs w:val="28"/>
        </w:rPr>
        <w:t>We Performed Exploratory Data Analysis on Jupyter Notebook and then created a Power BI Desktop Dashboard.</w:t>
      </w:r>
    </w:p>
    <w:p w14:paraId="53ADA065" w14:textId="77777777" w:rsidR="008C3F80" w:rsidRPr="001A024A" w:rsidRDefault="008C3F80" w:rsidP="008C3F80">
      <w:pPr>
        <w:spacing w:line="200" w:lineRule="exact"/>
        <w:rPr>
          <w:rFonts w:ascii="Arial" w:hAnsi="Arial" w:cs="Arial"/>
          <w:color w:val="000000" w:themeColor="text1"/>
          <w:sz w:val="20"/>
          <w:szCs w:val="20"/>
        </w:rPr>
      </w:pPr>
    </w:p>
    <w:p w14:paraId="46EF2A3E" w14:textId="77777777" w:rsidR="008C3F80" w:rsidRPr="001A024A" w:rsidRDefault="008C3F80" w:rsidP="008C3F80">
      <w:pPr>
        <w:spacing w:line="200" w:lineRule="exact"/>
        <w:rPr>
          <w:rFonts w:ascii="Arial" w:hAnsi="Arial" w:cs="Arial"/>
          <w:color w:val="000000" w:themeColor="text1"/>
          <w:sz w:val="20"/>
          <w:szCs w:val="20"/>
        </w:rPr>
      </w:pPr>
    </w:p>
    <w:p w14:paraId="60346769" w14:textId="77777777" w:rsidR="008C3F80" w:rsidRPr="001A024A" w:rsidRDefault="008C3F80" w:rsidP="008C3F80">
      <w:pPr>
        <w:spacing w:line="200" w:lineRule="exact"/>
        <w:rPr>
          <w:rFonts w:ascii="Arial" w:hAnsi="Arial" w:cs="Arial"/>
          <w:color w:val="000000" w:themeColor="text1"/>
          <w:sz w:val="20"/>
          <w:szCs w:val="20"/>
        </w:rPr>
      </w:pPr>
    </w:p>
    <w:p w14:paraId="55700DA5" w14:textId="77777777" w:rsidR="008C3F80" w:rsidRPr="001A024A" w:rsidRDefault="008C3F80" w:rsidP="008C3F80">
      <w:pPr>
        <w:spacing w:line="200" w:lineRule="exact"/>
        <w:rPr>
          <w:rFonts w:ascii="Arial" w:hAnsi="Arial" w:cs="Arial"/>
          <w:color w:val="000000" w:themeColor="text1"/>
          <w:sz w:val="20"/>
          <w:szCs w:val="20"/>
        </w:rPr>
      </w:pPr>
    </w:p>
    <w:p w14:paraId="46C85F5D" w14:textId="77777777" w:rsidR="008C3F80" w:rsidRPr="001A024A" w:rsidRDefault="008C3F80" w:rsidP="008C3F80">
      <w:pPr>
        <w:spacing w:line="200" w:lineRule="exact"/>
        <w:rPr>
          <w:rFonts w:ascii="Arial" w:hAnsi="Arial" w:cs="Arial"/>
          <w:color w:val="000000" w:themeColor="text1"/>
          <w:sz w:val="20"/>
          <w:szCs w:val="20"/>
        </w:rPr>
      </w:pPr>
    </w:p>
    <w:p w14:paraId="0FFF4642" w14:textId="77777777" w:rsidR="008C3F80" w:rsidRPr="001A024A" w:rsidRDefault="008C3F80" w:rsidP="008C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themeColor="text1"/>
          <w:sz w:val="20"/>
          <w:szCs w:val="20"/>
        </w:rPr>
      </w:pPr>
    </w:p>
    <w:p w14:paraId="4F3712CA" w14:textId="77777777" w:rsidR="008C3F80" w:rsidRPr="001A024A" w:rsidRDefault="008C3F80" w:rsidP="008C3F80">
      <w:pPr>
        <w:shd w:val="clear" w:color="auto" w:fill="FFFFFF"/>
        <w:rPr>
          <w:rFonts w:ascii="Arial" w:eastAsia="Times New Roman" w:hAnsi="Arial" w:cs="Arial"/>
          <w:color w:val="000000" w:themeColor="text1"/>
          <w:sz w:val="21"/>
          <w:szCs w:val="21"/>
        </w:rPr>
      </w:pPr>
      <w:r w:rsidRPr="001A024A">
        <w:rPr>
          <w:rFonts w:ascii="Arial" w:hAnsi="Arial" w:cs="Arial"/>
          <w:noProof/>
          <w:color w:val="000000" w:themeColor="text1"/>
          <w:sz w:val="32"/>
          <w:szCs w:val="32"/>
        </w:rPr>
        <w:drawing>
          <wp:inline distT="0" distB="0" distL="0" distR="0" wp14:anchorId="2A82F4B3" wp14:editId="7CF230A5">
            <wp:extent cx="4851400" cy="3327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1400" cy="3327400"/>
                    </a:xfrm>
                    <a:prstGeom prst="rect">
                      <a:avLst/>
                    </a:prstGeom>
                    <a:noFill/>
                    <a:ln>
                      <a:noFill/>
                    </a:ln>
                  </pic:spPr>
                </pic:pic>
              </a:graphicData>
            </a:graphic>
          </wp:inline>
        </w:drawing>
      </w:r>
    </w:p>
    <w:p w14:paraId="0ED8ADCC" w14:textId="77777777" w:rsidR="008C3F80" w:rsidRPr="001A024A" w:rsidRDefault="008C3F80" w:rsidP="008C3F80">
      <w:pPr>
        <w:spacing w:line="200" w:lineRule="exact"/>
        <w:rPr>
          <w:rFonts w:ascii="Arial" w:hAnsi="Arial" w:cs="Arial"/>
          <w:color w:val="000000" w:themeColor="text1"/>
          <w:sz w:val="32"/>
          <w:szCs w:val="32"/>
        </w:rPr>
      </w:pPr>
    </w:p>
    <w:p w14:paraId="2990197E" w14:textId="77777777" w:rsidR="008C3F80" w:rsidRPr="001A024A" w:rsidRDefault="008C3F80" w:rsidP="008C3F80">
      <w:pPr>
        <w:spacing w:line="200" w:lineRule="exact"/>
        <w:rPr>
          <w:rFonts w:ascii="Arial" w:hAnsi="Arial" w:cs="Arial"/>
          <w:color w:val="000000" w:themeColor="text1"/>
          <w:sz w:val="32"/>
          <w:szCs w:val="32"/>
        </w:rPr>
      </w:pPr>
    </w:p>
    <w:p w14:paraId="182EBAF6" w14:textId="77777777" w:rsidR="008C3F80" w:rsidRPr="001A024A" w:rsidRDefault="008C3F80" w:rsidP="008C3F80">
      <w:pPr>
        <w:spacing w:line="200" w:lineRule="exact"/>
        <w:rPr>
          <w:rFonts w:ascii="Arial" w:hAnsi="Arial" w:cs="Arial"/>
          <w:color w:val="000000" w:themeColor="text1"/>
          <w:sz w:val="32"/>
          <w:szCs w:val="32"/>
        </w:rPr>
      </w:pPr>
    </w:p>
    <w:p w14:paraId="53C72E15" w14:textId="77777777" w:rsidR="008C3F80" w:rsidRPr="001A024A" w:rsidRDefault="008C3F80" w:rsidP="008C3F80">
      <w:pPr>
        <w:spacing w:line="200" w:lineRule="exact"/>
        <w:rPr>
          <w:rFonts w:ascii="Arial" w:hAnsi="Arial" w:cs="Arial"/>
          <w:color w:val="000000" w:themeColor="text1"/>
          <w:sz w:val="32"/>
          <w:szCs w:val="32"/>
        </w:rPr>
      </w:pPr>
    </w:p>
    <w:p w14:paraId="1B3FB6BF" w14:textId="77777777" w:rsidR="008C3F80" w:rsidRPr="001A024A" w:rsidRDefault="008C3F80" w:rsidP="008C3F80">
      <w:pPr>
        <w:spacing w:line="200" w:lineRule="exact"/>
        <w:rPr>
          <w:rFonts w:ascii="Arial" w:hAnsi="Arial" w:cs="Arial"/>
          <w:color w:val="000000" w:themeColor="text1"/>
          <w:sz w:val="32"/>
          <w:szCs w:val="32"/>
        </w:rPr>
      </w:pPr>
    </w:p>
    <w:p w14:paraId="76526C10" w14:textId="77777777" w:rsidR="008C3F80" w:rsidRPr="001A024A" w:rsidRDefault="008C3F80" w:rsidP="008C3F80">
      <w:pPr>
        <w:spacing w:line="200" w:lineRule="exact"/>
        <w:rPr>
          <w:rFonts w:ascii="Arial" w:hAnsi="Arial" w:cs="Arial"/>
          <w:color w:val="000000" w:themeColor="text1"/>
          <w:sz w:val="32"/>
          <w:szCs w:val="32"/>
        </w:rPr>
      </w:pPr>
    </w:p>
    <w:p w14:paraId="5308A83C" w14:textId="77777777" w:rsidR="008C3F80" w:rsidRPr="001A024A" w:rsidRDefault="008C3F80" w:rsidP="008C3F80">
      <w:pPr>
        <w:spacing w:line="200" w:lineRule="exact"/>
        <w:rPr>
          <w:rFonts w:ascii="Arial" w:hAnsi="Arial" w:cs="Arial"/>
          <w:color w:val="000000" w:themeColor="text1"/>
          <w:sz w:val="32"/>
          <w:szCs w:val="32"/>
        </w:rPr>
      </w:pPr>
    </w:p>
    <w:p w14:paraId="0E2ADA8B" w14:textId="77777777" w:rsidR="008C3F80" w:rsidRPr="001A024A" w:rsidRDefault="008C3F80" w:rsidP="008C3F80">
      <w:pPr>
        <w:spacing w:line="200" w:lineRule="exact"/>
        <w:rPr>
          <w:rFonts w:ascii="Arial" w:hAnsi="Arial" w:cs="Arial"/>
          <w:color w:val="000000" w:themeColor="text1"/>
          <w:sz w:val="32"/>
          <w:szCs w:val="32"/>
        </w:rPr>
      </w:pPr>
    </w:p>
    <w:p w14:paraId="1D0ECAAF" w14:textId="77777777" w:rsidR="008C3F80" w:rsidRPr="001A024A" w:rsidRDefault="008C3F80" w:rsidP="008C3F80">
      <w:pPr>
        <w:spacing w:line="200" w:lineRule="exact"/>
        <w:rPr>
          <w:rFonts w:ascii="Arial" w:hAnsi="Arial" w:cs="Arial"/>
          <w:color w:val="000000" w:themeColor="text1"/>
          <w:sz w:val="32"/>
          <w:szCs w:val="32"/>
        </w:rPr>
      </w:pPr>
    </w:p>
    <w:p w14:paraId="5B825A4A" w14:textId="77777777" w:rsidR="008C3F80" w:rsidRPr="001A024A" w:rsidRDefault="008C3F80" w:rsidP="008C3F80">
      <w:pPr>
        <w:spacing w:line="200" w:lineRule="exact"/>
        <w:rPr>
          <w:rFonts w:ascii="Arial" w:hAnsi="Arial" w:cs="Arial"/>
          <w:color w:val="000000" w:themeColor="text1"/>
          <w:sz w:val="32"/>
          <w:szCs w:val="32"/>
        </w:rPr>
      </w:pPr>
    </w:p>
    <w:p w14:paraId="32CEA3FF" w14:textId="77777777" w:rsidR="008C3F80" w:rsidRPr="001A024A" w:rsidRDefault="008C3F80" w:rsidP="008C3F80">
      <w:pPr>
        <w:spacing w:line="200" w:lineRule="exact"/>
        <w:rPr>
          <w:rFonts w:ascii="Arial" w:hAnsi="Arial" w:cs="Arial"/>
          <w:color w:val="000000" w:themeColor="text1"/>
          <w:sz w:val="32"/>
          <w:szCs w:val="32"/>
        </w:rPr>
      </w:pPr>
    </w:p>
    <w:p w14:paraId="3C7642AE" w14:textId="77777777" w:rsidR="008C3F80" w:rsidRPr="001A024A" w:rsidRDefault="008C3F80" w:rsidP="008C3F80">
      <w:pPr>
        <w:spacing w:line="200" w:lineRule="exact"/>
        <w:rPr>
          <w:rFonts w:ascii="Arial" w:hAnsi="Arial" w:cs="Arial"/>
          <w:color w:val="000000" w:themeColor="text1"/>
          <w:sz w:val="32"/>
          <w:szCs w:val="32"/>
        </w:rPr>
      </w:pPr>
    </w:p>
    <w:p w14:paraId="1FE8ED45" w14:textId="77777777" w:rsidR="008C3F80" w:rsidRPr="001A024A" w:rsidRDefault="008C3F80" w:rsidP="008C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themeColor="text1"/>
          <w:sz w:val="20"/>
          <w:szCs w:val="20"/>
        </w:rPr>
      </w:pPr>
    </w:p>
    <w:p w14:paraId="45E344A9" w14:textId="77777777" w:rsidR="008C3F80" w:rsidRPr="001A024A" w:rsidRDefault="008C3F80" w:rsidP="008C3F80">
      <w:pPr>
        <w:rPr>
          <w:rFonts w:ascii="Arial" w:eastAsia="Times New Roman" w:hAnsi="Arial" w:cs="Arial"/>
          <w:color w:val="000000" w:themeColor="text1"/>
          <w:sz w:val="21"/>
          <w:szCs w:val="21"/>
        </w:rPr>
      </w:pPr>
      <w:r w:rsidRPr="001A024A">
        <w:rPr>
          <w:rFonts w:ascii="Arial" w:hAnsi="Arial" w:cs="Arial"/>
          <w:noProof/>
          <w:color w:val="000000" w:themeColor="text1"/>
          <w:sz w:val="32"/>
          <w:szCs w:val="32"/>
        </w:rPr>
        <w:lastRenderedPageBreak/>
        <w:drawing>
          <wp:inline distT="0" distB="0" distL="0" distR="0" wp14:anchorId="72411DED" wp14:editId="47261431">
            <wp:extent cx="5654040" cy="2018148"/>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8805" cy="2026988"/>
                    </a:xfrm>
                    <a:prstGeom prst="rect">
                      <a:avLst/>
                    </a:prstGeom>
                    <a:noFill/>
                    <a:ln>
                      <a:noFill/>
                    </a:ln>
                  </pic:spPr>
                </pic:pic>
              </a:graphicData>
            </a:graphic>
          </wp:inline>
        </w:drawing>
      </w:r>
    </w:p>
    <w:p w14:paraId="3ACDE402" w14:textId="37D1F62E" w:rsidR="008C3F80" w:rsidRPr="001A024A" w:rsidRDefault="008C3F80" w:rsidP="008C3F80">
      <w:pPr>
        <w:shd w:val="clear" w:color="auto" w:fill="F7F7F7"/>
        <w:spacing w:line="291" w:lineRule="atLeast"/>
        <w:rPr>
          <w:rFonts w:ascii="Arial" w:eastAsia="Times New Roman" w:hAnsi="Arial" w:cs="Arial"/>
          <w:color w:val="000000" w:themeColor="text1"/>
          <w:sz w:val="21"/>
          <w:szCs w:val="21"/>
        </w:rPr>
      </w:pPr>
      <w:r w:rsidRPr="001A024A">
        <w:rPr>
          <w:rFonts w:ascii="Arial" w:eastAsia="Times New Roman" w:hAnsi="Arial" w:cs="Arial"/>
          <w:color w:val="000000" w:themeColor="text1"/>
          <w:sz w:val="21"/>
          <w:szCs w:val="21"/>
        </w:rPr>
        <w:lastRenderedPageBreak/>
        <w:object w:dxaOrig="225" w:dyaOrig="225" w14:anchorId="22B24927">
          <v:shape id="_x0000_i1057" type="#_x0000_t75" style="width:129.5pt;height:57pt" o:ole="">
            <v:imagedata r:id="rId56" o:title=""/>
          </v:shape>
          <w:control r:id="rId57" w:name="DefaultOcxName2" w:shapeid="_x0000_i1057"/>
        </w:object>
      </w:r>
      <w:r w:rsidRPr="001A024A">
        <w:rPr>
          <w:rFonts w:ascii="Arial" w:hAnsi="Arial" w:cs="Arial"/>
          <w:noProof/>
          <w:color w:val="000000" w:themeColor="text1"/>
          <w:sz w:val="32"/>
          <w:szCs w:val="32"/>
        </w:rPr>
        <w:drawing>
          <wp:inline distT="0" distB="0" distL="0" distR="0" wp14:anchorId="1AE188D3" wp14:editId="594AC524">
            <wp:extent cx="3602990" cy="1013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2990" cy="10134600"/>
                    </a:xfrm>
                    <a:prstGeom prst="rect">
                      <a:avLst/>
                    </a:prstGeom>
                    <a:noFill/>
                    <a:ln>
                      <a:noFill/>
                    </a:ln>
                  </pic:spPr>
                </pic:pic>
              </a:graphicData>
            </a:graphic>
          </wp:inline>
        </w:drawing>
      </w:r>
    </w:p>
    <w:p w14:paraId="07B0E7B0" w14:textId="77777777" w:rsidR="008C3F80" w:rsidRPr="001A024A" w:rsidRDefault="008C3F80" w:rsidP="008C3F80">
      <w:pPr>
        <w:tabs>
          <w:tab w:val="left" w:pos="1260"/>
        </w:tabs>
        <w:rPr>
          <w:rFonts w:ascii="Arial" w:hAnsi="Arial" w:cs="Arial"/>
          <w:color w:val="000000" w:themeColor="text1"/>
        </w:rPr>
      </w:pPr>
    </w:p>
    <w:p w14:paraId="28B4FEF1" w14:textId="77777777" w:rsidR="008C3F80" w:rsidRPr="001A024A" w:rsidRDefault="008C3F80" w:rsidP="008C3F80">
      <w:pPr>
        <w:tabs>
          <w:tab w:val="left" w:pos="1260"/>
        </w:tabs>
        <w:rPr>
          <w:rFonts w:ascii="Arial" w:hAnsi="Arial" w:cs="Arial"/>
          <w:color w:val="000000" w:themeColor="text1"/>
        </w:rPr>
      </w:pPr>
      <w:r w:rsidRPr="001A024A">
        <w:rPr>
          <w:rFonts w:ascii="Arial" w:hAnsi="Arial" w:cs="Arial"/>
          <w:noProof/>
          <w:color w:val="000000" w:themeColor="text1"/>
          <w:sz w:val="32"/>
          <w:szCs w:val="32"/>
        </w:rPr>
        <w:drawing>
          <wp:inline distT="0" distB="0" distL="0" distR="0" wp14:anchorId="2479E2A7" wp14:editId="72F8DBB5">
            <wp:extent cx="4965700" cy="33401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5700" cy="3340100"/>
                    </a:xfrm>
                    <a:prstGeom prst="rect">
                      <a:avLst/>
                    </a:prstGeom>
                    <a:noFill/>
                    <a:ln>
                      <a:noFill/>
                    </a:ln>
                  </pic:spPr>
                </pic:pic>
              </a:graphicData>
            </a:graphic>
          </wp:inline>
        </w:drawing>
      </w:r>
    </w:p>
    <w:p w14:paraId="42A51946" w14:textId="77777777" w:rsidR="008C3F80" w:rsidRPr="001A024A" w:rsidRDefault="008C3F80" w:rsidP="008C3F80">
      <w:pPr>
        <w:tabs>
          <w:tab w:val="left" w:pos="1260"/>
        </w:tabs>
        <w:rPr>
          <w:rFonts w:ascii="Arial" w:hAnsi="Arial" w:cs="Arial"/>
          <w:color w:val="000000" w:themeColor="text1"/>
        </w:rPr>
      </w:pPr>
    </w:p>
    <w:p w14:paraId="52C77556" w14:textId="77777777" w:rsidR="008C3F80" w:rsidRPr="001A024A" w:rsidRDefault="008C3F80" w:rsidP="008C3F80">
      <w:pPr>
        <w:tabs>
          <w:tab w:val="left" w:pos="1260"/>
        </w:tabs>
        <w:rPr>
          <w:rFonts w:ascii="Arial" w:hAnsi="Arial" w:cs="Arial"/>
          <w:color w:val="000000" w:themeColor="text1"/>
        </w:rPr>
      </w:pPr>
    </w:p>
    <w:p w14:paraId="48ED3517" w14:textId="77777777" w:rsidR="008C3F80" w:rsidRPr="001A024A" w:rsidRDefault="008C3F80" w:rsidP="008C3F80">
      <w:pPr>
        <w:tabs>
          <w:tab w:val="left" w:pos="1260"/>
        </w:tabs>
        <w:rPr>
          <w:rFonts w:ascii="Arial" w:hAnsi="Arial" w:cs="Arial"/>
          <w:color w:val="000000" w:themeColor="text1"/>
        </w:rPr>
        <w:sectPr w:rsidR="008C3F80" w:rsidRPr="001A024A" w:rsidSect="00BE6195">
          <w:footerReference w:type="even" r:id="rId60"/>
          <w:pgSz w:w="11906" w:h="16838"/>
          <w:pgMar w:top="1440" w:right="1440" w:bottom="1440" w:left="2160" w:header="709" w:footer="709" w:gutter="0"/>
          <w:pgBorders w:offsetFrom="page">
            <w:top w:val="thickThinSmallGap" w:sz="18" w:space="24" w:color="auto"/>
            <w:left w:val="thickThinSmallGap" w:sz="18" w:space="24" w:color="auto"/>
            <w:bottom w:val="thinThickSmallGap" w:sz="18" w:space="24" w:color="auto"/>
            <w:right w:val="thickThinSmallGap" w:sz="18" w:space="24" w:color="auto"/>
          </w:pgBorders>
          <w:pgNumType w:start="1"/>
          <w:cols w:space="708"/>
          <w:docGrid w:linePitch="360"/>
        </w:sectPr>
      </w:pPr>
    </w:p>
    <w:p w14:paraId="4F1A8CD2" w14:textId="77777777" w:rsidR="008C3F80" w:rsidRPr="001A024A" w:rsidRDefault="008C3F80" w:rsidP="008C3F80">
      <w:pPr>
        <w:tabs>
          <w:tab w:val="left" w:pos="1260"/>
        </w:tabs>
        <w:rPr>
          <w:rFonts w:ascii="Arial" w:hAnsi="Arial" w:cs="Arial"/>
          <w:color w:val="000000" w:themeColor="text1"/>
        </w:rPr>
      </w:pPr>
      <w:r w:rsidRPr="001A024A">
        <w:rPr>
          <w:rFonts w:ascii="Arial" w:hAnsi="Arial" w:cs="Arial"/>
          <w:noProof/>
          <w:color w:val="000000" w:themeColor="text1"/>
          <w:sz w:val="32"/>
          <w:szCs w:val="32"/>
        </w:rPr>
        <w:lastRenderedPageBreak/>
        <w:drawing>
          <wp:inline distT="0" distB="0" distL="0" distR="0" wp14:anchorId="5011B40D" wp14:editId="523535F5">
            <wp:extent cx="5274310" cy="20440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44065"/>
                    </a:xfrm>
                    <a:prstGeom prst="rect">
                      <a:avLst/>
                    </a:prstGeom>
                    <a:noFill/>
                    <a:ln>
                      <a:noFill/>
                    </a:ln>
                  </pic:spPr>
                </pic:pic>
              </a:graphicData>
            </a:graphic>
          </wp:inline>
        </w:drawing>
      </w:r>
    </w:p>
    <w:p w14:paraId="7BC65A99" w14:textId="77777777" w:rsidR="00693B77" w:rsidRDefault="00693B77"/>
    <w:sectPr w:rsidR="00693B77" w:rsidSect="00BE6195">
      <w:headerReference w:type="even" r:id="rId62"/>
      <w:headerReference w:type="default" r:id="rId63"/>
      <w:pgSz w:w="11906" w:h="16838" w:code="9"/>
      <w:pgMar w:top="1440" w:right="1440" w:bottom="1440" w:left="2160" w:header="709" w:footer="709" w:gutter="0"/>
      <w:pgBorders w:offsetFrom="page">
        <w:top w:val="thickThinSmallGap" w:sz="18" w:space="24" w:color="auto"/>
        <w:left w:val="thickThinSmallGap" w:sz="18" w:space="24" w:color="auto"/>
        <w:bottom w:val="thinThick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504E" w14:textId="77777777" w:rsidR="006D192E" w:rsidRPr="00BE1632" w:rsidRDefault="00DC5947" w:rsidP="00D07D7D">
    <w:pPr>
      <w:pStyle w:val="Footer"/>
      <w:pBdr>
        <w:top w:val="single" w:sz="4" w:space="1" w:color="auto"/>
      </w:pBdr>
      <w:tabs>
        <w:tab w:val="clear" w:pos="9026"/>
        <w:tab w:val="right" w:pos="8222"/>
      </w:tabs>
      <w:spacing w:before="240"/>
      <w:jc w:val="lef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96B6" w14:textId="77777777" w:rsidR="0096443B" w:rsidRPr="00FE6CCB" w:rsidRDefault="00DC5947" w:rsidP="00BE1632">
    <w:pPr>
      <w:pStyle w:val="Footer"/>
      <w:pBdr>
        <w:top w:val="single" w:sz="4" w:space="1" w:color="auto"/>
      </w:pBdr>
      <w:tabs>
        <w:tab w:val="clear" w:pos="9026"/>
        <w:tab w:val="right" w:pos="9072"/>
      </w:tabs>
      <w:rPr>
        <w:i/>
        <w:sz w:val="20"/>
        <w:szCs w:val="20"/>
      </w:rPr>
    </w:pPr>
    <w:r w:rsidRPr="00FE6CCB">
      <w:rPr>
        <w:sz w:val="20"/>
        <w:szCs w:val="20"/>
      </w:rPr>
      <w:fldChar w:fldCharType="begin"/>
    </w:r>
    <w:r w:rsidRPr="00FE6CCB">
      <w:rPr>
        <w:sz w:val="20"/>
        <w:szCs w:val="20"/>
      </w:rPr>
      <w:instrText xml:space="preserve"> PAGE   \* MERGEFORMAT </w:instrText>
    </w:r>
    <w:r w:rsidRPr="00FE6CCB">
      <w:rPr>
        <w:sz w:val="20"/>
        <w:szCs w:val="20"/>
      </w:rPr>
      <w:fldChar w:fldCharType="separate"/>
    </w:r>
    <w:r>
      <w:rPr>
        <w:noProof/>
        <w:sz w:val="20"/>
        <w:szCs w:val="20"/>
      </w:rPr>
      <w:t>xvi</w:t>
    </w:r>
    <w:r w:rsidRPr="00FE6CCB">
      <w:rPr>
        <w:noProof/>
        <w:sz w:val="20"/>
        <w:szCs w:val="20"/>
      </w:rPr>
      <w:fldChar w:fldCharType="end"/>
    </w:r>
    <w:r w:rsidRPr="00FE6CCB">
      <w:rPr>
        <w:i/>
        <w:sz w:val="20"/>
        <w:szCs w:val="20"/>
      </w:rPr>
      <w:tab/>
    </w:r>
    <w:r w:rsidRPr="00FE6CCB">
      <w:rPr>
        <w:i/>
        <w:sz w:val="20"/>
        <w:szCs w:val="20"/>
      </w:rPr>
      <w:tab/>
    </w:r>
  </w:p>
  <w:p w14:paraId="110274EB" w14:textId="77777777" w:rsidR="00000000" w:rsidRDefault="00DC594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205C8" w14:textId="77777777" w:rsidR="00710852" w:rsidRPr="00FE6CCB" w:rsidRDefault="00DC5947" w:rsidP="00BE1632">
    <w:pPr>
      <w:pStyle w:val="Footer"/>
      <w:pBdr>
        <w:top w:val="single" w:sz="4" w:space="1" w:color="auto"/>
      </w:pBdr>
      <w:tabs>
        <w:tab w:val="clear" w:pos="9026"/>
        <w:tab w:val="right" w:pos="9072"/>
      </w:tabs>
      <w:rPr>
        <w:i/>
        <w:sz w:val="20"/>
        <w:szCs w:val="20"/>
      </w:rPr>
    </w:pPr>
    <w:r w:rsidRPr="00FE6CCB">
      <w:rPr>
        <w:sz w:val="20"/>
        <w:szCs w:val="20"/>
      </w:rPr>
      <w:fldChar w:fldCharType="begin"/>
    </w:r>
    <w:r w:rsidRPr="00FE6CCB">
      <w:rPr>
        <w:sz w:val="20"/>
        <w:szCs w:val="20"/>
      </w:rPr>
      <w:instrText xml:space="preserve"> PAGE   \* MERGEFORMAT </w:instrText>
    </w:r>
    <w:r w:rsidRPr="00FE6CCB">
      <w:rPr>
        <w:sz w:val="20"/>
        <w:szCs w:val="20"/>
      </w:rPr>
      <w:fldChar w:fldCharType="separate"/>
    </w:r>
    <w:r>
      <w:rPr>
        <w:noProof/>
        <w:sz w:val="20"/>
        <w:szCs w:val="20"/>
      </w:rPr>
      <w:t>4</w:t>
    </w:r>
    <w:r w:rsidRPr="00FE6CCB">
      <w:rPr>
        <w:noProof/>
        <w:sz w:val="20"/>
        <w:szCs w:val="20"/>
      </w:rPr>
      <w:fldChar w:fldCharType="end"/>
    </w:r>
    <w:r w:rsidRPr="00FE6CCB">
      <w:rPr>
        <w:i/>
        <w:sz w:val="20"/>
        <w:szCs w:val="20"/>
      </w:rPr>
      <w:tab/>
    </w:r>
    <w:r w:rsidRPr="00FE6CCB">
      <w:rPr>
        <w:i/>
        <w:sz w:val="20"/>
        <w:szCs w:val="20"/>
      </w:rPr>
      <w:tab/>
    </w:r>
  </w:p>
  <w:p w14:paraId="4E748154" w14:textId="77777777" w:rsidR="004C141C" w:rsidRDefault="00DC5947"/>
  <w:p w14:paraId="66924BC8" w14:textId="77777777" w:rsidR="004C141C" w:rsidRDefault="00DC5947"/>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CCAC" w14:textId="77777777" w:rsidR="004A5066" w:rsidRDefault="00DC5947" w:rsidP="004A5066">
    <w:pPr>
      <w:pStyle w:val="Header"/>
      <w:tabs>
        <w:tab w:val="clear" w:pos="4513"/>
        <w:tab w:val="clear" w:pos="9026"/>
        <w:tab w:val="left" w:pos="5415"/>
      </w:tabs>
      <w:spacing w:line="240" w:lineRule="auto"/>
    </w:pPr>
    <w:r>
      <w:t>(Topic of your SIP)</w:t>
    </w:r>
  </w:p>
  <w:p w14:paraId="35AFC611" w14:textId="77777777" w:rsidR="004A5066" w:rsidRDefault="00DC5947" w:rsidP="004A5066">
    <w:pPr>
      <w:pStyle w:val="Header"/>
      <w:tabs>
        <w:tab w:val="clear" w:pos="4513"/>
        <w:tab w:val="clear" w:pos="9026"/>
        <w:tab w:val="left" w:pos="5415"/>
      </w:tabs>
      <w:spacing w:line="240" w:lineRule="auto"/>
    </w:pPr>
    <w:r>
      <w:t>__________________________________________________________________</w:t>
    </w:r>
    <w:r>
      <w:tab/>
    </w:r>
  </w:p>
  <w:p w14:paraId="334E3D03" w14:textId="77777777" w:rsidR="004A5066" w:rsidRDefault="00DC59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7B94" w14:textId="77777777" w:rsidR="006D192E" w:rsidRDefault="00DC5947" w:rsidP="00AA5AB0">
    <w:pPr>
      <w:pStyle w:val="Header"/>
      <w:pBdr>
        <w:bottom w:val="single" w:sz="4" w:space="1" w:color="auto"/>
      </w:pBdr>
      <w:jc w:val="right"/>
    </w:pPr>
    <w:r>
      <w:t>(Topic of your SIP)</w:t>
    </w:r>
  </w:p>
  <w:p w14:paraId="031FD16F" w14:textId="77777777" w:rsidR="006D192E" w:rsidRDefault="00DC59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F115" w14:textId="77777777" w:rsidR="006D192E" w:rsidRPr="000F1A7F" w:rsidRDefault="00DC5947" w:rsidP="000F1A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6D25" w14:textId="77777777" w:rsidR="006D192E" w:rsidRPr="000F1A7F" w:rsidRDefault="00DC5947" w:rsidP="000F1A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749E"/>
    <w:multiLevelType w:val="hybridMultilevel"/>
    <w:tmpl w:val="792CF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F66DB"/>
    <w:multiLevelType w:val="hybridMultilevel"/>
    <w:tmpl w:val="58CC0FA2"/>
    <w:lvl w:ilvl="0" w:tplc="4009000F">
      <w:start w:val="1"/>
      <w:numFmt w:val="decimal"/>
      <w:lvlText w:val="%1."/>
      <w:lvlJc w:val="left"/>
      <w:pPr>
        <w:tabs>
          <w:tab w:val="num" w:pos="720"/>
        </w:tabs>
        <w:ind w:left="720" w:hanging="360"/>
      </w:pPr>
      <w:rPr>
        <w:rFonts w:hint="default"/>
      </w:rPr>
    </w:lvl>
    <w:lvl w:ilvl="1" w:tplc="AA82D708" w:tentative="1">
      <w:start w:val="1"/>
      <w:numFmt w:val="bullet"/>
      <w:lvlText w:val="•"/>
      <w:lvlJc w:val="left"/>
      <w:pPr>
        <w:tabs>
          <w:tab w:val="num" w:pos="1440"/>
        </w:tabs>
        <w:ind w:left="1440" w:hanging="360"/>
      </w:pPr>
      <w:rPr>
        <w:rFonts w:ascii="Times New Roman" w:hAnsi="Times New Roman" w:hint="default"/>
      </w:rPr>
    </w:lvl>
    <w:lvl w:ilvl="2" w:tplc="F9FCEFA6" w:tentative="1">
      <w:start w:val="1"/>
      <w:numFmt w:val="bullet"/>
      <w:lvlText w:val="•"/>
      <w:lvlJc w:val="left"/>
      <w:pPr>
        <w:tabs>
          <w:tab w:val="num" w:pos="2160"/>
        </w:tabs>
        <w:ind w:left="2160" w:hanging="360"/>
      </w:pPr>
      <w:rPr>
        <w:rFonts w:ascii="Times New Roman" w:hAnsi="Times New Roman" w:hint="default"/>
      </w:rPr>
    </w:lvl>
    <w:lvl w:ilvl="3" w:tplc="59186DEC" w:tentative="1">
      <w:start w:val="1"/>
      <w:numFmt w:val="bullet"/>
      <w:lvlText w:val="•"/>
      <w:lvlJc w:val="left"/>
      <w:pPr>
        <w:tabs>
          <w:tab w:val="num" w:pos="2880"/>
        </w:tabs>
        <w:ind w:left="2880" w:hanging="360"/>
      </w:pPr>
      <w:rPr>
        <w:rFonts w:ascii="Times New Roman" w:hAnsi="Times New Roman" w:hint="default"/>
      </w:rPr>
    </w:lvl>
    <w:lvl w:ilvl="4" w:tplc="82882764" w:tentative="1">
      <w:start w:val="1"/>
      <w:numFmt w:val="bullet"/>
      <w:lvlText w:val="•"/>
      <w:lvlJc w:val="left"/>
      <w:pPr>
        <w:tabs>
          <w:tab w:val="num" w:pos="3600"/>
        </w:tabs>
        <w:ind w:left="3600" w:hanging="360"/>
      </w:pPr>
      <w:rPr>
        <w:rFonts w:ascii="Times New Roman" w:hAnsi="Times New Roman" w:hint="default"/>
      </w:rPr>
    </w:lvl>
    <w:lvl w:ilvl="5" w:tplc="794AAB0C" w:tentative="1">
      <w:start w:val="1"/>
      <w:numFmt w:val="bullet"/>
      <w:lvlText w:val="•"/>
      <w:lvlJc w:val="left"/>
      <w:pPr>
        <w:tabs>
          <w:tab w:val="num" w:pos="4320"/>
        </w:tabs>
        <w:ind w:left="4320" w:hanging="360"/>
      </w:pPr>
      <w:rPr>
        <w:rFonts w:ascii="Times New Roman" w:hAnsi="Times New Roman" w:hint="default"/>
      </w:rPr>
    </w:lvl>
    <w:lvl w:ilvl="6" w:tplc="7F708692" w:tentative="1">
      <w:start w:val="1"/>
      <w:numFmt w:val="bullet"/>
      <w:lvlText w:val="•"/>
      <w:lvlJc w:val="left"/>
      <w:pPr>
        <w:tabs>
          <w:tab w:val="num" w:pos="5040"/>
        </w:tabs>
        <w:ind w:left="5040" w:hanging="360"/>
      </w:pPr>
      <w:rPr>
        <w:rFonts w:ascii="Times New Roman" w:hAnsi="Times New Roman" w:hint="default"/>
      </w:rPr>
    </w:lvl>
    <w:lvl w:ilvl="7" w:tplc="0FCA08E0" w:tentative="1">
      <w:start w:val="1"/>
      <w:numFmt w:val="bullet"/>
      <w:lvlText w:val="•"/>
      <w:lvlJc w:val="left"/>
      <w:pPr>
        <w:tabs>
          <w:tab w:val="num" w:pos="5760"/>
        </w:tabs>
        <w:ind w:left="5760" w:hanging="360"/>
      </w:pPr>
      <w:rPr>
        <w:rFonts w:ascii="Times New Roman" w:hAnsi="Times New Roman" w:hint="default"/>
      </w:rPr>
    </w:lvl>
    <w:lvl w:ilvl="8" w:tplc="D682FB2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BB43AE"/>
    <w:multiLevelType w:val="hybridMultilevel"/>
    <w:tmpl w:val="633A20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085C20"/>
    <w:multiLevelType w:val="hybridMultilevel"/>
    <w:tmpl w:val="E3F85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00C7C"/>
    <w:multiLevelType w:val="hybridMultilevel"/>
    <w:tmpl w:val="51905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30216C"/>
    <w:multiLevelType w:val="hybridMultilevel"/>
    <w:tmpl w:val="501A8A6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C217A13"/>
    <w:multiLevelType w:val="hybridMultilevel"/>
    <w:tmpl w:val="F1BA1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421AEC"/>
    <w:multiLevelType w:val="hybridMultilevel"/>
    <w:tmpl w:val="00B8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B48C2"/>
    <w:multiLevelType w:val="hybridMultilevel"/>
    <w:tmpl w:val="00B8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37ED7"/>
    <w:multiLevelType w:val="multilevel"/>
    <w:tmpl w:val="A91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0BE"/>
    <w:multiLevelType w:val="hybridMultilevel"/>
    <w:tmpl w:val="1CCC3098"/>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1" w15:restartNumberingAfterBreak="0">
    <w:nsid w:val="19452F94"/>
    <w:multiLevelType w:val="hybridMultilevel"/>
    <w:tmpl w:val="F39099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D8737F"/>
    <w:multiLevelType w:val="hybridMultilevel"/>
    <w:tmpl w:val="CCEA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B79F0"/>
    <w:multiLevelType w:val="hybridMultilevel"/>
    <w:tmpl w:val="A4469EAC"/>
    <w:lvl w:ilvl="0" w:tplc="9F725A9E">
      <w:numFmt w:val="bullet"/>
      <w:lvlText w:val="•"/>
      <w:lvlJc w:val="left"/>
      <w:pPr>
        <w:ind w:left="1580" w:hanging="730"/>
      </w:pPr>
      <w:rPr>
        <w:rFonts w:ascii="Arial" w:eastAsia="Arial" w:hAnsi="Arial" w:cs="Arial" w:hint="default"/>
        <w:spacing w:val="-2"/>
        <w:w w:val="99"/>
        <w:sz w:val="24"/>
        <w:szCs w:val="24"/>
        <w:lang w:val="en-US" w:eastAsia="en-US" w:bidi="ar-SA"/>
      </w:rPr>
    </w:lvl>
    <w:lvl w:ilvl="1" w:tplc="BD921000">
      <w:numFmt w:val="bullet"/>
      <w:lvlText w:val="•"/>
      <w:lvlJc w:val="left"/>
      <w:pPr>
        <w:ind w:left="2482" w:hanging="730"/>
      </w:pPr>
      <w:rPr>
        <w:rFonts w:hint="default"/>
        <w:lang w:val="en-US" w:eastAsia="en-US" w:bidi="ar-SA"/>
      </w:rPr>
    </w:lvl>
    <w:lvl w:ilvl="2" w:tplc="57861830">
      <w:numFmt w:val="bullet"/>
      <w:lvlText w:val="•"/>
      <w:lvlJc w:val="left"/>
      <w:pPr>
        <w:ind w:left="3385" w:hanging="730"/>
      </w:pPr>
      <w:rPr>
        <w:rFonts w:hint="default"/>
        <w:lang w:val="en-US" w:eastAsia="en-US" w:bidi="ar-SA"/>
      </w:rPr>
    </w:lvl>
    <w:lvl w:ilvl="3" w:tplc="5B6E05A0">
      <w:numFmt w:val="bullet"/>
      <w:lvlText w:val="•"/>
      <w:lvlJc w:val="left"/>
      <w:pPr>
        <w:ind w:left="4287" w:hanging="730"/>
      </w:pPr>
      <w:rPr>
        <w:rFonts w:hint="default"/>
        <w:lang w:val="en-US" w:eastAsia="en-US" w:bidi="ar-SA"/>
      </w:rPr>
    </w:lvl>
    <w:lvl w:ilvl="4" w:tplc="4B489490">
      <w:numFmt w:val="bullet"/>
      <w:lvlText w:val="•"/>
      <w:lvlJc w:val="left"/>
      <w:pPr>
        <w:ind w:left="5190" w:hanging="730"/>
      </w:pPr>
      <w:rPr>
        <w:rFonts w:hint="default"/>
        <w:lang w:val="en-US" w:eastAsia="en-US" w:bidi="ar-SA"/>
      </w:rPr>
    </w:lvl>
    <w:lvl w:ilvl="5" w:tplc="E3826D08">
      <w:numFmt w:val="bullet"/>
      <w:lvlText w:val="•"/>
      <w:lvlJc w:val="left"/>
      <w:pPr>
        <w:ind w:left="6093" w:hanging="730"/>
      </w:pPr>
      <w:rPr>
        <w:rFonts w:hint="default"/>
        <w:lang w:val="en-US" w:eastAsia="en-US" w:bidi="ar-SA"/>
      </w:rPr>
    </w:lvl>
    <w:lvl w:ilvl="6" w:tplc="50BEEA6C">
      <w:numFmt w:val="bullet"/>
      <w:lvlText w:val="•"/>
      <w:lvlJc w:val="left"/>
      <w:pPr>
        <w:ind w:left="6995" w:hanging="730"/>
      </w:pPr>
      <w:rPr>
        <w:rFonts w:hint="default"/>
        <w:lang w:val="en-US" w:eastAsia="en-US" w:bidi="ar-SA"/>
      </w:rPr>
    </w:lvl>
    <w:lvl w:ilvl="7" w:tplc="B880852A">
      <w:numFmt w:val="bullet"/>
      <w:lvlText w:val="•"/>
      <w:lvlJc w:val="left"/>
      <w:pPr>
        <w:ind w:left="7898" w:hanging="730"/>
      </w:pPr>
      <w:rPr>
        <w:rFonts w:hint="default"/>
        <w:lang w:val="en-US" w:eastAsia="en-US" w:bidi="ar-SA"/>
      </w:rPr>
    </w:lvl>
    <w:lvl w:ilvl="8" w:tplc="3B1CFAB4">
      <w:numFmt w:val="bullet"/>
      <w:lvlText w:val="•"/>
      <w:lvlJc w:val="left"/>
      <w:pPr>
        <w:ind w:left="8801" w:hanging="730"/>
      </w:pPr>
      <w:rPr>
        <w:rFonts w:hint="default"/>
        <w:lang w:val="en-US" w:eastAsia="en-US" w:bidi="ar-SA"/>
      </w:rPr>
    </w:lvl>
  </w:abstractNum>
  <w:abstractNum w:abstractNumId="14" w15:restartNumberingAfterBreak="0">
    <w:nsid w:val="1CA8135A"/>
    <w:multiLevelType w:val="hybridMultilevel"/>
    <w:tmpl w:val="125E1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FD97BA0"/>
    <w:multiLevelType w:val="hybridMultilevel"/>
    <w:tmpl w:val="ED4C3714"/>
    <w:lvl w:ilvl="0" w:tplc="67943516">
      <w:start w:val="1"/>
      <w:numFmt w:val="decimal"/>
      <w:lvlText w:val="%1."/>
      <w:lvlJc w:val="left"/>
      <w:pPr>
        <w:ind w:left="360" w:hanging="360"/>
      </w:pPr>
      <w:rPr>
        <w:rFonts w:ascii="Times New Roman" w:eastAsia="Calibri"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2C05E07"/>
    <w:multiLevelType w:val="hybridMultilevel"/>
    <w:tmpl w:val="0EBEE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8E1F29"/>
    <w:multiLevelType w:val="hybridMultilevel"/>
    <w:tmpl w:val="487E83F0"/>
    <w:lvl w:ilvl="0" w:tplc="F880EB3A">
      <w:start w:val="1"/>
      <w:numFmt w:val="bullet"/>
      <w:lvlText w:val="•"/>
      <w:lvlJc w:val="left"/>
    </w:lvl>
    <w:lvl w:ilvl="1" w:tplc="A9B626B0">
      <w:numFmt w:val="decimal"/>
      <w:lvlText w:val=""/>
      <w:lvlJc w:val="left"/>
    </w:lvl>
    <w:lvl w:ilvl="2" w:tplc="9572B578">
      <w:numFmt w:val="decimal"/>
      <w:lvlText w:val=""/>
      <w:lvlJc w:val="left"/>
    </w:lvl>
    <w:lvl w:ilvl="3" w:tplc="5E460772">
      <w:numFmt w:val="decimal"/>
      <w:lvlText w:val=""/>
      <w:lvlJc w:val="left"/>
    </w:lvl>
    <w:lvl w:ilvl="4" w:tplc="23305548">
      <w:numFmt w:val="decimal"/>
      <w:lvlText w:val=""/>
      <w:lvlJc w:val="left"/>
    </w:lvl>
    <w:lvl w:ilvl="5" w:tplc="0E6485AC">
      <w:numFmt w:val="decimal"/>
      <w:lvlText w:val=""/>
      <w:lvlJc w:val="left"/>
    </w:lvl>
    <w:lvl w:ilvl="6" w:tplc="9D007890">
      <w:numFmt w:val="decimal"/>
      <w:lvlText w:val=""/>
      <w:lvlJc w:val="left"/>
    </w:lvl>
    <w:lvl w:ilvl="7" w:tplc="BEAEC96A">
      <w:numFmt w:val="decimal"/>
      <w:lvlText w:val=""/>
      <w:lvlJc w:val="left"/>
    </w:lvl>
    <w:lvl w:ilvl="8" w:tplc="7C740F86">
      <w:numFmt w:val="decimal"/>
      <w:lvlText w:val=""/>
      <w:lvlJc w:val="left"/>
    </w:lvl>
  </w:abstractNum>
  <w:abstractNum w:abstractNumId="18" w15:restartNumberingAfterBreak="0">
    <w:nsid w:val="24550E7C"/>
    <w:multiLevelType w:val="hybridMultilevel"/>
    <w:tmpl w:val="B7D626AA"/>
    <w:lvl w:ilvl="0" w:tplc="40090001">
      <w:start w:val="1"/>
      <w:numFmt w:val="bullet"/>
      <w:lvlText w:val=""/>
      <w:lvlJc w:val="left"/>
      <w:pPr>
        <w:ind w:left="360" w:hanging="360"/>
      </w:pPr>
      <w:rPr>
        <w:rFonts w:ascii="Symbol" w:hAnsi="Symbol" w:hint="default"/>
      </w:rPr>
    </w:lvl>
    <w:lvl w:ilvl="1" w:tplc="DB5ACA1A">
      <w:numFmt w:val="bullet"/>
      <w:lvlText w:val="•"/>
      <w:lvlJc w:val="left"/>
      <w:pPr>
        <w:ind w:left="1440" w:hanging="72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48E1F3B"/>
    <w:multiLevelType w:val="hybridMultilevel"/>
    <w:tmpl w:val="9692C526"/>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AE8944A"/>
    <w:multiLevelType w:val="hybridMultilevel"/>
    <w:tmpl w:val="17F68E32"/>
    <w:lvl w:ilvl="0" w:tplc="8710FB8A">
      <w:start w:val="1"/>
      <w:numFmt w:val="decimal"/>
      <w:lvlText w:val="%1."/>
      <w:lvlJc w:val="left"/>
    </w:lvl>
    <w:lvl w:ilvl="1" w:tplc="742A0B16">
      <w:numFmt w:val="decimal"/>
      <w:lvlText w:val=""/>
      <w:lvlJc w:val="left"/>
    </w:lvl>
    <w:lvl w:ilvl="2" w:tplc="C6320B9E">
      <w:numFmt w:val="decimal"/>
      <w:lvlText w:val=""/>
      <w:lvlJc w:val="left"/>
    </w:lvl>
    <w:lvl w:ilvl="3" w:tplc="2A901B5E">
      <w:numFmt w:val="decimal"/>
      <w:lvlText w:val=""/>
      <w:lvlJc w:val="left"/>
    </w:lvl>
    <w:lvl w:ilvl="4" w:tplc="4706399A">
      <w:numFmt w:val="decimal"/>
      <w:lvlText w:val=""/>
      <w:lvlJc w:val="left"/>
    </w:lvl>
    <w:lvl w:ilvl="5" w:tplc="2FB46572">
      <w:numFmt w:val="decimal"/>
      <w:lvlText w:val=""/>
      <w:lvlJc w:val="left"/>
    </w:lvl>
    <w:lvl w:ilvl="6" w:tplc="326CCC7C">
      <w:numFmt w:val="decimal"/>
      <w:lvlText w:val=""/>
      <w:lvlJc w:val="left"/>
    </w:lvl>
    <w:lvl w:ilvl="7" w:tplc="33720E72">
      <w:numFmt w:val="decimal"/>
      <w:lvlText w:val=""/>
      <w:lvlJc w:val="left"/>
    </w:lvl>
    <w:lvl w:ilvl="8" w:tplc="66D6BFF0">
      <w:numFmt w:val="decimal"/>
      <w:lvlText w:val=""/>
      <w:lvlJc w:val="left"/>
    </w:lvl>
  </w:abstractNum>
  <w:abstractNum w:abstractNumId="21" w15:restartNumberingAfterBreak="0">
    <w:nsid w:val="2CB42E92"/>
    <w:multiLevelType w:val="hybridMultilevel"/>
    <w:tmpl w:val="8428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E54FF6"/>
    <w:multiLevelType w:val="hybridMultilevel"/>
    <w:tmpl w:val="A62A1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4" w15:restartNumberingAfterBreak="0">
    <w:nsid w:val="3D1B58BA"/>
    <w:multiLevelType w:val="hybridMultilevel"/>
    <w:tmpl w:val="0756D044"/>
    <w:lvl w:ilvl="0" w:tplc="38C42D3C">
      <w:start w:val="1"/>
      <w:numFmt w:val="decimal"/>
      <w:lvlText w:val="%1."/>
      <w:lvlJc w:val="left"/>
    </w:lvl>
    <w:lvl w:ilvl="1" w:tplc="B10C9AA2">
      <w:numFmt w:val="decimal"/>
      <w:lvlText w:val=""/>
      <w:lvlJc w:val="left"/>
    </w:lvl>
    <w:lvl w:ilvl="2" w:tplc="D7C66E68">
      <w:numFmt w:val="decimal"/>
      <w:lvlText w:val=""/>
      <w:lvlJc w:val="left"/>
    </w:lvl>
    <w:lvl w:ilvl="3" w:tplc="FC0CE77E">
      <w:numFmt w:val="decimal"/>
      <w:lvlText w:val=""/>
      <w:lvlJc w:val="left"/>
    </w:lvl>
    <w:lvl w:ilvl="4" w:tplc="7BB097BC">
      <w:numFmt w:val="decimal"/>
      <w:lvlText w:val=""/>
      <w:lvlJc w:val="left"/>
    </w:lvl>
    <w:lvl w:ilvl="5" w:tplc="AD7E5EA2">
      <w:numFmt w:val="decimal"/>
      <w:lvlText w:val=""/>
      <w:lvlJc w:val="left"/>
    </w:lvl>
    <w:lvl w:ilvl="6" w:tplc="FE1405D0">
      <w:numFmt w:val="decimal"/>
      <w:lvlText w:val=""/>
      <w:lvlJc w:val="left"/>
    </w:lvl>
    <w:lvl w:ilvl="7" w:tplc="74F2FE9A">
      <w:numFmt w:val="decimal"/>
      <w:lvlText w:val=""/>
      <w:lvlJc w:val="left"/>
    </w:lvl>
    <w:lvl w:ilvl="8" w:tplc="E41C85A8">
      <w:numFmt w:val="decimal"/>
      <w:lvlText w:val=""/>
      <w:lvlJc w:val="left"/>
    </w:lvl>
  </w:abstractNum>
  <w:abstractNum w:abstractNumId="25" w15:restartNumberingAfterBreak="0">
    <w:nsid w:val="446770FF"/>
    <w:multiLevelType w:val="hybridMultilevel"/>
    <w:tmpl w:val="8E109A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5BA3B27"/>
    <w:multiLevelType w:val="hybridMultilevel"/>
    <w:tmpl w:val="F5F66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2A76D4"/>
    <w:multiLevelType w:val="hybridMultilevel"/>
    <w:tmpl w:val="E5384DA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6E87CCD"/>
    <w:multiLevelType w:val="hybridMultilevel"/>
    <w:tmpl w:val="790680D8"/>
    <w:lvl w:ilvl="0" w:tplc="7A8847F2">
      <w:start w:val="1"/>
      <w:numFmt w:val="lowerLetter"/>
      <w:lvlText w:val="%1)"/>
      <w:lvlJc w:val="left"/>
    </w:lvl>
    <w:lvl w:ilvl="1" w:tplc="805A982E">
      <w:numFmt w:val="decimal"/>
      <w:lvlText w:val=""/>
      <w:lvlJc w:val="left"/>
    </w:lvl>
    <w:lvl w:ilvl="2" w:tplc="BE08E892">
      <w:numFmt w:val="decimal"/>
      <w:lvlText w:val=""/>
      <w:lvlJc w:val="left"/>
    </w:lvl>
    <w:lvl w:ilvl="3" w:tplc="B11AE7A6">
      <w:numFmt w:val="decimal"/>
      <w:lvlText w:val=""/>
      <w:lvlJc w:val="left"/>
    </w:lvl>
    <w:lvl w:ilvl="4" w:tplc="8E54C094">
      <w:numFmt w:val="decimal"/>
      <w:lvlText w:val=""/>
      <w:lvlJc w:val="left"/>
    </w:lvl>
    <w:lvl w:ilvl="5" w:tplc="A03C8EEC">
      <w:numFmt w:val="decimal"/>
      <w:lvlText w:val=""/>
      <w:lvlJc w:val="left"/>
    </w:lvl>
    <w:lvl w:ilvl="6" w:tplc="8CD8A96A">
      <w:numFmt w:val="decimal"/>
      <w:lvlText w:val=""/>
      <w:lvlJc w:val="left"/>
    </w:lvl>
    <w:lvl w:ilvl="7" w:tplc="B10A5830">
      <w:numFmt w:val="decimal"/>
      <w:lvlText w:val=""/>
      <w:lvlJc w:val="left"/>
    </w:lvl>
    <w:lvl w:ilvl="8" w:tplc="B3069A08">
      <w:numFmt w:val="decimal"/>
      <w:lvlText w:val=""/>
      <w:lvlJc w:val="left"/>
    </w:lvl>
  </w:abstractNum>
  <w:abstractNum w:abstractNumId="29" w15:restartNumberingAfterBreak="0">
    <w:nsid w:val="4A4611D6"/>
    <w:multiLevelType w:val="multilevel"/>
    <w:tmpl w:val="D602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D42B24"/>
    <w:multiLevelType w:val="hybridMultilevel"/>
    <w:tmpl w:val="D51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7ED7AB"/>
    <w:multiLevelType w:val="hybridMultilevel"/>
    <w:tmpl w:val="41ACBF78"/>
    <w:lvl w:ilvl="0" w:tplc="EF786BD6">
      <w:start w:val="1"/>
      <w:numFmt w:val="decimal"/>
      <w:lvlText w:val="%1."/>
      <w:lvlJc w:val="left"/>
    </w:lvl>
    <w:lvl w:ilvl="1" w:tplc="8322247A">
      <w:numFmt w:val="decimal"/>
      <w:lvlText w:val=""/>
      <w:lvlJc w:val="left"/>
    </w:lvl>
    <w:lvl w:ilvl="2" w:tplc="E016261A">
      <w:numFmt w:val="decimal"/>
      <w:lvlText w:val=""/>
      <w:lvlJc w:val="left"/>
    </w:lvl>
    <w:lvl w:ilvl="3" w:tplc="2048EA76">
      <w:numFmt w:val="decimal"/>
      <w:lvlText w:val=""/>
      <w:lvlJc w:val="left"/>
    </w:lvl>
    <w:lvl w:ilvl="4" w:tplc="3CEC76E8">
      <w:numFmt w:val="decimal"/>
      <w:lvlText w:val=""/>
      <w:lvlJc w:val="left"/>
    </w:lvl>
    <w:lvl w:ilvl="5" w:tplc="20C6C4C8">
      <w:numFmt w:val="decimal"/>
      <w:lvlText w:val=""/>
      <w:lvlJc w:val="left"/>
    </w:lvl>
    <w:lvl w:ilvl="6" w:tplc="CF326F02">
      <w:numFmt w:val="decimal"/>
      <w:lvlText w:val=""/>
      <w:lvlJc w:val="left"/>
    </w:lvl>
    <w:lvl w:ilvl="7" w:tplc="1884C4F0">
      <w:numFmt w:val="decimal"/>
      <w:lvlText w:val=""/>
      <w:lvlJc w:val="left"/>
    </w:lvl>
    <w:lvl w:ilvl="8" w:tplc="B2607DDE">
      <w:numFmt w:val="decimal"/>
      <w:lvlText w:val=""/>
      <w:lvlJc w:val="left"/>
    </w:lvl>
  </w:abstractNum>
  <w:abstractNum w:abstractNumId="32" w15:restartNumberingAfterBreak="0">
    <w:nsid w:val="51A43D32"/>
    <w:multiLevelType w:val="hybridMultilevel"/>
    <w:tmpl w:val="C9AC7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AE1908"/>
    <w:multiLevelType w:val="hybridMultilevel"/>
    <w:tmpl w:val="155E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D339DE"/>
    <w:multiLevelType w:val="hybridMultilevel"/>
    <w:tmpl w:val="8794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0642DC"/>
    <w:multiLevelType w:val="hybridMultilevel"/>
    <w:tmpl w:val="6DDC2628"/>
    <w:lvl w:ilvl="0" w:tplc="1A302740">
      <w:start w:val="1"/>
      <w:numFmt w:val="decimal"/>
      <w:lvlText w:val="%1."/>
      <w:lvlJc w:val="left"/>
      <w:pPr>
        <w:ind w:left="393" w:hanging="268"/>
        <w:jc w:val="left"/>
      </w:pPr>
      <w:rPr>
        <w:rFonts w:ascii="Arial" w:eastAsia="Arial" w:hAnsi="Arial" w:cs="Arial" w:hint="default"/>
        <w:b/>
        <w:bCs/>
        <w:w w:val="99"/>
        <w:sz w:val="30"/>
        <w:szCs w:val="30"/>
        <w:lang w:val="en-US" w:eastAsia="en-US" w:bidi="ar-SA"/>
      </w:rPr>
    </w:lvl>
    <w:lvl w:ilvl="1" w:tplc="1DDA8A6C">
      <w:start w:val="1"/>
      <w:numFmt w:val="decimal"/>
      <w:lvlText w:val="%2."/>
      <w:lvlJc w:val="left"/>
      <w:pPr>
        <w:ind w:left="860" w:hanging="360"/>
        <w:jc w:val="left"/>
      </w:pPr>
      <w:rPr>
        <w:rFonts w:ascii="Arial" w:eastAsia="Arial" w:hAnsi="Arial" w:cs="Arial" w:hint="default"/>
        <w:spacing w:val="-3"/>
        <w:w w:val="100"/>
        <w:sz w:val="24"/>
        <w:szCs w:val="24"/>
        <w:lang w:val="en-US" w:eastAsia="en-US" w:bidi="ar-SA"/>
      </w:rPr>
    </w:lvl>
    <w:lvl w:ilvl="2" w:tplc="EFDC8E76">
      <w:numFmt w:val="bullet"/>
      <w:lvlText w:val="•"/>
      <w:lvlJc w:val="left"/>
      <w:pPr>
        <w:ind w:left="1942" w:hanging="360"/>
      </w:pPr>
      <w:rPr>
        <w:rFonts w:hint="default"/>
        <w:lang w:val="en-US" w:eastAsia="en-US" w:bidi="ar-SA"/>
      </w:rPr>
    </w:lvl>
    <w:lvl w:ilvl="3" w:tplc="E1BEDFC0">
      <w:numFmt w:val="bullet"/>
      <w:lvlText w:val="•"/>
      <w:lvlJc w:val="left"/>
      <w:pPr>
        <w:ind w:left="3025" w:hanging="360"/>
      </w:pPr>
      <w:rPr>
        <w:rFonts w:hint="default"/>
        <w:lang w:val="en-US" w:eastAsia="en-US" w:bidi="ar-SA"/>
      </w:rPr>
    </w:lvl>
    <w:lvl w:ilvl="4" w:tplc="4EE4138A">
      <w:numFmt w:val="bullet"/>
      <w:lvlText w:val="•"/>
      <w:lvlJc w:val="left"/>
      <w:pPr>
        <w:ind w:left="4108" w:hanging="360"/>
      </w:pPr>
      <w:rPr>
        <w:rFonts w:hint="default"/>
        <w:lang w:val="en-US" w:eastAsia="en-US" w:bidi="ar-SA"/>
      </w:rPr>
    </w:lvl>
    <w:lvl w:ilvl="5" w:tplc="01883CD8">
      <w:numFmt w:val="bullet"/>
      <w:lvlText w:val="•"/>
      <w:lvlJc w:val="left"/>
      <w:pPr>
        <w:ind w:left="5191" w:hanging="360"/>
      </w:pPr>
      <w:rPr>
        <w:rFonts w:hint="default"/>
        <w:lang w:val="en-US" w:eastAsia="en-US" w:bidi="ar-SA"/>
      </w:rPr>
    </w:lvl>
    <w:lvl w:ilvl="6" w:tplc="82905960">
      <w:numFmt w:val="bullet"/>
      <w:lvlText w:val="•"/>
      <w:lvlJc w:val="left"/>
      <w:pPr>
        <w:ind w:left="6274" w:hanging="360"/>
      </w:pPr>
      <w:rPr>
        <w:rFonts w:hint="default"/>
        <w:lang w:val="en-US" w:eastAsia="en-US" w:bidi="ar-SA"/>
      </w:rPr>
    </w:lvl>
    <w:lvl w:ilvl="7" w:tplc="2C922B90">
      <w:numFmt w:val="bullet"/>
      <w:lvlText w:val="•"/>
      <w:lvlJc w:val="left"/>
      <w:pPr>
        <w:ind w:left="7357" w:hanging="360"/>
      </w:pPr>
      <w:rPr>
        <w:rFonts w:hint="default"/>
        <w:lang w:val="en-US" w:eastAsia="en-US" w:bidi="ar-SA"/>
      </w:rPr>
    </w:lvl>
    <w:lvl w:ilvl="8" w:tplc="90D60C0A">
      <w:numFmt w:val="bullet"/>
      <w:lvlText w:val="•"/>
      <w:lvlJc w:val="left"/>
      <w:pPr>
        <w:ind w:left="8440" w:hanging="360"/>
      </w:pPr>
      <w:rPr>
        <w:rFonts w:hint="default"/>
        <w:lang w:val="en-US" w:eastAsia="en-US" w:bidi="ar-SA"/>
      </w:rPr>
    </w:lvl>
  </w:abstractNum>
  <w:abstractNum w:abstractNumId="36" w15:restartNumberingAfterBreak="0">
    <w:nsid w:val="54AF160A"/>
    <w:multiLevelType w:val="hybridMultilevel"/>
    <w:tmpl w:val="6AA6D9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A40870"/>
    <w:multiLevelType w:val="multilevel"/>
    <w:tmpl w:val="736686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3"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25558EC"/>
    <w:multiLevelType w:val="hybridMultilevel"/>
    <w:tmpl w:val="37A662BE"/>
    <w:lvl w:ilvl="0" w:tplc="ABE4EAD6">
      <w:start w:val="1"/>
      <w:numFmt w:val="bullet"/>
      <w:lvlText w:val="•"/>
      <w:lvlJc w:val="left"/>
    </w:lvl>
    <w:lvl w:ilvl="1" w:tplc="CA582DE4">
      <w:numFmt w:val="decimal"/>
      <w:lvlText w:val=""/>
      <w:lvlJc w:val="left"/>
    </w:lvl>
    <w:lvl w:ilvl="2" w:tplc="D8BC6266">
      <w:numFmt w:val="decimal"/>
      <w:lvlText w:val=""/>
      <w:lvlJc w:val="left"/>
    </w:lvl>
    <w:lvl w:ilvl="3" w:tplc="7F1A73BC">
      <w:numFmt w:val="decimal"/>
      <w:lvlText w:val=""/>
      <w:lvlJc w:val="left"/>
    </w:lvl>
    <w:lvl w:ilvl="4" w:tplc="6EB47A14">
      <w:numFmt w:val="decimal"/>
      <w:lvlText w:val=""/>
      <w:lvlJc w:val="left"/>
    </w:lvl>
    <w:lvl w:ilvl="5" w:tplc="E00260D4">
      <w:numFmt w:val="decimal"/>
      <w:lvlText w:val=""/>
      <w:lvlJc w:val="left"/>
    </w:lvl>
    <w:lvl w:ilvl="6" w:tplc="323A583C">
      <w:numFmt w:val="decimal"/>
      <w:lvlText w:val=""/>
      <w:lvlJc w:val="left"/>
    </w:lvl>
    <w:lvl w:ilvl="7" w:tplc="8562628A">
      <w:numFmt w:val="decimal"/>
      <w:lvlText w:val=""/>
      <w:lvlJc w:val="left"/>
    </w:lvl>
    <w:lvl w:ilvl="8" w:tplc="BDA0261A">
      <w:numFmt w:val="decimal"/>
      <w:lvlText w:val=""/>
      <w:lvlJc w:val="left"/>
    </w:lvl>
  </w:abstractNum>
  <w:abstractNum w:abstractNumId="39" w15:restartNumberingAfterBreak="0">
    <w:nsid w:val="62FE0318"/>
    <w:multiLevelType w:val="hybridMultilevel"/>
    <w:tmpl w:val="D7569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4F1F72"/>
    <w:multiLevelType w:val="hybridMultilevel"/>
    <w:tmpl w:val="EA50A3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5C20BEB"/>
    <w:multiLevelType w:val="hybridMultilevel"/>
    <w:tmpl w:val="AF34C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3A4F46"/>
    <w:multiLevelType w:val="multilevel"/>
    <w:tmpl w:val="083086E8"/>
    <w:lvl w:ilvl="0">
      <w:start w:val="4"/>
      <w:numFmt w:val="decimal"/>
      <w:lvlText w:val="%1"/>
      <w:lvlJc w:val="left"/>
      <w:pPr>
        <w:ind w:left="1392" w:hanging="533"/>
        <w:jc w:val="left"/>
      </w:pPr>
      <w:rPr>
        <w:rFonts w:hint="default"/>
        <w:lang w:val="en-US" w:eastAsia="en-US" w:bidi="ar-SA"/>
      </w:rPr>
    </w:lvl>
    <w:lvl w:ilvl="1">
      <w:start w:val="1"/>
      <w:numFmt w:val="decimal"/>
      <w:lvlText w:val="%1.%2"/>
      <w:lvlJc w:val="left"/>
      <w:pPr>
        <w:ind w:left="1392" w:hanging="533"/>
        <w:jc w:val="left"/>
      </w:pPr>
      <w:rPr>
        <w:rFonts w:ascii="Arial" w:eastAsia="Arial" w:hAnsi="Arial" w:cs="Arial" w:hint="default"/>
        <w:b/>
        <w:bCs/>
        <w:w w:val="99"/>
        <w:sz w:val="32"/>
        <w:szCs w:val="32"/>
        <w:lang w:val="en-US" w:eastAsia="en-US" w:bidi="ar-SA"/>
      </w:rPr>
    </w:lvl>
    <w:lvl w:ilvl="2">
      <w:start w:val="1"/>
      <w:numFmt w:val="decimal"/>
      <w:lvlText w:val="%3."/>
      <w:lvlJc w:val="left"/>
      <w:pPr>
        <w:ind w:left="1580" w:hanging="269"/>
        <w:jc w:val="left"/>
      </w:pPr>
      <w:rPr>
        <w:rFonts w:ascii="Arial" w:eastAsia="Arial" w:hAnsi="Arial" w:cs="Arial" w:hint="default"/>
        <w:b/>
        <w:bCs/>
        <w:w w:val="99"/>
        <w:sz w:val="24"/>
        <w:szCs w:val="24"/>
        <w:lang w:val="en-US" w:eastAsia="en-US" w:bidi="ar-SA"/>
      </w:rPr>
    </w:lvl>
    <w:lvl w:ilvl="3">
      <w:start w:val="1"/>
      <w:numFmt w:val="lowerLetter"/>
      <w:lvlText w:val="%4)"/>
      <w:lvlJc w:val="left"/>
      <w:pPr>
        <w:ind w:left="2420" w:hanging="360"/>
        <w:jc w:val="left"/>
      </w:pPr>
      <w:rPr>
        <w:rFonts w:ascii="Arial" w:eastAsia="Arial" w:hAnsi="Arial" w:cs="Arial" w:hint="default"/>
        <w:spacing w:val="-1"/>
        <w:w w:val="100"/>
        <w:sz w:val="22"/>
        <w:szCs w:val="22"/>
        <w:lang w:val="en-US" w:eastAsia="en-US" w:bidi="ar-SA"/>
      </w:rPr>
    </w:lvl>
    <w:lvl w:ilvl="4">
      <w:numFmt w:val="bullet"/>
      <w:lvlText w:val="•"/>
      <w:lvlJc w:val="left"/>
      <w:pPr>
        <w:ind w:left="2420" w:hanging="360"/>
      </w:pPr>
      <w:rPr>
        <w:rFonts w:hint="default"/>
        <w:lang w:val="en-US" w:eastAsia="en-US" w:bidi="ar-SA"/>
      </w:rPr>
    </w:lvl>
    <w:lvl w:ilvl="5">
      <w:numFmt w:val="bullet"/>
      <w:lvlText w:val="•"/>
      <w:lvlJc w:val="left"/>
      <w:pPr>
        <w:ind w:left="3784" w:hanging="360"/>
      </w:pPr>
      <w:rPr>
        <w:rFonts w:hint="default"/>
        <w:lang w:val="en-US" w:eastAsia="en-US" w:bidi="ar-SA"/>
      </w:rPr>
    </w:lvl>
    <w:lvl w:ilvl="6">
      <w:numFmt w:val="bullet"/>
      <w:lvlText w:val="•"/>
      <w:lvlJc w:val="left"/>
      <w:pPr>
        <w:ind w:left="5148" w:hanging="360"/>
      </w:pPr>
      <w:rPr>
        <w:rFonts w:hint="default"/>
        <w:lang w:val="en-US" w:eastAsia="en-US" w:bidi="ar-SA"/>
      </w:rPr>
    </w:lvl>
    <w:lvl w:ilvl="7">
      <w:numFmt w:val="bullet"/>
      <w:lvlText w:val="•"/>
      <w:lvlJc w:val="left"/>
      <w:pPr>
        <w:ind w:left="6513" w:hanging="360"/>
      </w:pPr>
      <w:rPr>
        <w:rFonts w:hint="default"/>
        <w:lang w:val="en-US" w:eastAsia="en-US" w:bidi="ar-SA"/>
      </w:rPr>
    </w:lvl>
    <w:lvl w:ilvl="8">
      <w:numFmt w:val="bullet"/>
      <w:lvlText w:val="•"/>
      <w:lvlJc w:val="left"/>
      <w:pPr>
        <w:ind w:left="7877" w:hanging="360"/>
      </w:pPr>
      <w:rPr>
        <w:rFonts w:hint="default"/>
        <w:lang w:val="en-US" w:eastAsia="en-US" w:bidi="ar-SA"/>
      </w:rPr>
    </w:lvl>
  </w:abstractNum>
  <w:abstractNum w:abstractNumId="43" w15:restartNumberingAfterBreak="0">
    <w:nsid w:val="769461C7"/>
    <w:multiLevelType w:val="hybridMultilevel"/>
    <w:tmpl w:val="046C1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0949DC"/>
    <w:multiLevelType w:val="hybridMultilevel"/>
    <w:tmpl w:val="F7EE0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31086B"/>
    <w:multiLevelType w:val="hybridMultilevel"/>
    <w:tmpl w:val="2B4C69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BA491A"/>
    <w:multiLevelType w:val="hybridMultilevel"/>
    <w:tmpl w:val="C5167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418849">
    <w:abstractNumId w:val="32"/>
  </w:num>
  <w:num w:numId="2" w16cid:durableId="597249433">
    <w:abstractNumId w:val="23"/>
  </w:num>
  <w:num w:numId="3" w16cid:durableId="852184148">
    <w:abstractNumId w:val="44"/>
  </w:num>
  <w:num w:numId="4" w16cid:durableId="2007975280">
    <w:abstractNumId w:val="0"/>
  </w:num>
  <w:num w:numId="5" w16cid:durableId="219902290">
    <w:abstractNumId w:val="37"/>
  </w:num>
  <w:num w:numId="6" w16cid:durableId="932663260">
    <w:abstractNumId w:val="43"/>
  </w:num>
  <w:num w:numId="7" w16cid:durableId="67769577">
    <w:abstractNumId w:val="30"/>
  </w:num>
  <w:num w:numId="8" w16cid:durableId="1634168861">
    <w:abstractNumId w:val="27"/>
  </w:num>
  <w:num w:numId="9" w16cid:durableId="1300768048">
    <w:abstractNumId w:val="18"/>
  </w:num>
  <w:num w:numId="10" w16cid:durableId="1580674355">
    <w:abstractNumId w:val="22"/>
  </w:num>
  <w:num w:numId="11" w16cid:durableId="909147484">
    <w:abstractNumId w:val="16"/>
  </w:num>
  <w:num w:numId="12" w16cid:durableId="2003963792">
    <w:abstractNumId w:val="14"/>
  </w:num>
  <w:num w:numId="13" w16cid:durableId="766122789">
    <w:abstractNumId w:val="6"/>
  </w:num>
  <w:num w:numId="14" w16cid:durableId="318386027">
    <w:abstractNumId w:val="45"/>
  </w:num>
  <w:num w:numId="15" w16cid:durableId="1674800531">
    <w:abstractNumId w:val="11"/>
  </w:num>
  <w:num w:numId="16" w16cid:durableId="2000036351">
    <w:abstractNumId w:val="39"/>
  </w:num>
  <w:num w:numId="17" w16cid:durableId="1791509101">
    <w:abstractNumId w:val="4"/>
  </w:num>
  <w:num w:numId="18" w16cid:durableId="280504152">
    <w:abstractNumId w:val="1"/>
  </w:num>
  <w:num w:numId="19" w16cid:durableId="281502620">
    <w:abstractNumId w:val="15"/>
  </w:num>
  <w:num w:numId="20" w16cid:durableId="467940098">
    <w:abstractNumId w:val="36"/>
  </w:num>
  <w:num w:numId="21" w16cid:durableId="349842854">
    <w:abstractNumId w:val="7"/>
  </w:num>
  <w:num w:numId="22" w16cid:durableId="1732924463">
    <w:abstractNumId w:val="8"/>
  </w:num>
  <w:num w:numId="23" w16cid:durableId="1175072563">
    <w:abstractNumId w:val="41"/>
  </w:num>
  <w:num w:numId="24" w16cid:durableId="2136673685">
    <w:abstractNumId w:val="5"/>
  </w:num>
  <w:num w:numId="25" w16cid:durableId="1013649751">
    <w:abstractNumId w:val="2"/>
  </w:num>
  <w:num w:numId="26" w16cid:durableId="1516385401">
    <w:abstractNumId w:val="19"/>
  </w:num>
  <w:num w:numId="27" w16cid:durableId="861287153">
    <w:abstractNumId w:val="40"/>
  </w:num>
  <w:num w:numId="28" w16cid:durableId="271977092">
    <w:abstractNumId w:val="46"/>
  </w:num>
  <w:num w:numId="29" w16cid:durableId="269556803">
    <w:abstractNumId w:val="12"/>
  </w:num>
  <w:num w:numId="30" w16cid:durableId="1640837290">
    <w:abstractNumId w:val="21"/>
  </w:num>
  <w:num w:numId="31" w16cid:durableId="409162721">
    <w:abstractNumId w:val="34"/>
  </w:num>
  <w:num w:numId="32" w16cid:durableId="536628884">
    <w:abstractNumId w:val="26"/>
  </w:num>
  <w:num w:numId="33" w16cid:durableId="1518888615">
    <w:abstractNumId w:val="25"/>
  </w:num>
  <w:num w:numId="34" w16cid:durableId="1633365594">
    <w:abstractNumId w:val="10"/>
  </w:num>
  <w:num w:numId="35" w16cid:durableId="15932284">
    <w:abstractNumId w:val="3"/>
  </w:num>
  <w:num w:numId="36" w16cid:durableId="158236566">
    <w:abstractNumId w:val="33"/>
  </w:num>
  <w:num w:numId="37" w16cid:durableId="1945838870">
    <w:abstractNumId w:val="29"/>
  </w:num>
  <w:num w:numId="38" w16cid:durableId="1945577333">
    <w:abstractNumId w:val="9"/>
  </w:num>
  <w:num w:numId="39" w16cid:durableId="1957248302">
    <w:abstractNumId w:val="38"/>
  </w:num>
  <w:num w:numId="40" w16cid:durableId="1395472303">
    <w:abstractNumId w:val="24"/>
  </w:num>
  <w:num w:numId="41" w16cid:durableId="4669509">
    <w:abstractNumId w:val="31"/>
  </w:num>
  <w:num w:numId="42" w16cid:durableId="1501698650">
    <w:abstractNumId w:val="13"/>
  </w:num>
  <w:num w:numId="43" w16cid:durableId="880630497">
    <w:abstractNumId w:val="35"/>
  </w:num>
  <w:num w:numId="44" w16cid:durableId="1086533844">
    <w:abstractNumId w:val="42"/>
  </w:num>
  <w:num w:numId="45" w16cid:durableId="2054228101">
    <w:abstractNumId w:val="20"/>
  </w:num>
  <w:num w:numId="46" w16cid:durableId="248271204">
    <w:abstractNumId w:val="17"/>
  </w:num>
  <w:num w:numId="47" w16cid:durableId="6036528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097"/>
    <w:rsid w:val="00693B77"/>
    <w:rsid w:val="008C3F80"/>
    <w:rsid w:val="008E1097"/>
    <w:rsid w:val="00DC5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D9BA"/>
  <w15:chartTrackingRefBased/>
  <w15:docId w15:val="{D389B76F-F60B-49E4-B6E4-CD3610EA0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F8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C3F80"/>
    <w:pPr>
      <w:keepNext/>
      <w:keepLines/>
      <w:pageBreakBefore/>
      <w:numPr>
        <w:numId w:val="5"/>
      </w:numPr>
      <w:shd w:val="clear" w:color="auto" w:fill="000000" w:themeFill="text1"/>
      <w:spacing w:before="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C3F80"/>
    <w:pPr>
      <w:keepNext/>
      <w:keepLines/>
      <w:numPr>
        <w:ilvl w:val="1"/>
        <w:numId w:val="5"/>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C3F80"/>
    <w:pPr>
      <w:keepNext/>
      <w:keepLines/>
      <w:numPr>
        <w:ilvl w:val="2"/>
        <w:numId w:val="5"/>
      </w:numPr>
      <w:spacing w:before="120" w:after="120"/>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8C3F80"/>
    <w:pPr>
      <w:keepNext/>
      <w:keepLines/>
      <w:numPr>
        <w:ilvl w:val="3"/>
        <w:numId w:val="5"/>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8C3F80"/>
    <w:pPr>
      <w:keepNext/>
      <w:keepLines/>
      <w:numPr>
        <w:ilvl w:val="4"/>
        <w:numId w:val="5"/>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C3F80"/>
    <w:pPr>
      <w:keepNext/>
      <w:keepLines/>
      <w:numPr>
        <w:ilvl w:val="5"/>
        <w:numId w:val="5"/>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C3F80"/>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3F80"/>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3F80"/>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80"/>
    <w:rPr>
      <w:rFonts w:ascii="Times New Roman" w:eastAsiaTheme="majorEastAsia" w:hAnsi="Times New Roman" w:cstheme="majorBidi"/>
      <w:b/>
      <w:bCs/>
      <w:sz w:val="28"/>
      <w:szCs w:val="28"/>
      <w:shd w:val="clear" w:color="auto" w:fill="000000" w:themeFill="text1"/>
    </w:rPr>
  </w:style>
  <w:style w:type="character" w:customStyle="1" w:styleId="Heading2Char">
    <w:name w:val="Heading 2 Char"/>
    <w:basedOn w:val="DefaultParagraphFont"/>
    <w:link w:val="Heading2"/>
    <w:uiPriority w:val="9"/>
    <w:rsid w:val="008C3F80"/>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C3F8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8C3F80"/>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8C3F80"/>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8C3F80"/>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8C3F8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8C3F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3F8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C3F80"/>
    <w:pPr>
      <w:tabs>
        <w:tab w:val="center" w:pos="4513"/>
        <w:tab w:val="right" w:pos="9026"/>
      </w:tabs>
    </w:pPr>
  </w:style>
  <w:style w:type="character" w:customStyle="1" w:styleId="HeaderChar">
    <w:name w:val="Header Char"/>
    <w:basedOn w:val="DefaultParagraphFont"/>
    <w:link w:val="Header"/>
    <w:uiPriority w:val="99"/>
    <w:rsid w:val="008C3F80"/>
    <w:rPr>
      <w:rFonts w:ascii="Times New Roman" w:hAnsi="Times New Roman"/>
      <w:sz w:val="24"/>
    </w:rPr>
  </w:style>
  <w:style w:type="paragraph" w:styleId="Footer">
    <w:name w:val="footer"/>
    <w:basedOn w:val="Normal"/>
    <w:link w:val="FooterChar"/>
    <w:uiPriority w:val="99"/>
    <w:unhideWhenUsed/>
    <w:rsid w:val="008C3F80"/>
    <w:pPr>
      <w:tabs>
        <w:tab w:val="center" w:pos="4513"/>
        <w:tab w:val="right" w:pos="9026"/>
      </w:tabs>
    </w:pPr>
  </w:style>
  <w:style w:type="character" w:customStyle="1" w:styleId="FooterChar">
    <w:name w:val="Footer Char"/>
    <w:basedOn w:val="DefaultParagraphFont"/>
    <w:link w:val="Footer"/>
    <w:uiPriority w:val="99"/>
    <w:rsid w:val="008C3F80"/>
    <w:rPr>
      <w:rFonts w:ascii="Times New Roman" w:hAnsi="Times New Roman"/>
      <w:sz w:val="24"/>
    </w:rPr>
  </w:style>
  <w:style w:type="paragraph" w:styleId="ListParagraph">
    <w:name w:val="List Paragraph"/>
    <w:basedOn w:val="Normal"/>
    <w:uiPriority w:val="1"/>
    <w:qFormat/>
    <w:rsid w:val="008C3F80"/>
    <w:pPr>
      <w:ind w:left="720"/>
      <w:contextualSpacing/>
    </w:pPr>
  </w:style>
  <w:style w:type="paragraph" w:styleId="ListBullet">
    <w:name w:val="List Bullet"/>
    <w:basedOn w:val="Normal"/>
    <w:autoRedefine/>
    <w:rsid w:val="008C3F80"/>
    <w:pPr>
      <w:numPr>
        <w:numId w:val="2"/>
      </w:numPr>
    </w:pPr>
    <w:rPr>
      <w:rFonts w:ascii="Times" w:eastAsia="Times New Roman" w:hAnsi="Times" w:cs="Times New Roman"/>
      <w:kern w:val="22"/>
      <w:szCs w:val="20"/>
      <w:lang w:val="en-GB" w:eastAsia="en-GB"/>
    </w:rPr>
  </w:style>
  <w:style w:type="character" w:styleId="Hyperlink">
    <w:name w:val="Hyperlink"/>
    <w:basedOn w:val="DefaultParagraphFont"/>
    <w:uiPriority w:val="99"/>
    <w:rsid w:val="008C3F80"/>
    <w:rPr>
      <w:color w:val="0000FF"/>
      <w:u w:val="single"/>
    </w:rPr>
  </w:style>
  <w:style w:type="paragraph" w:customStyle="1" w:styleId="Unnumbered1">
    <w:name w:val="Unnumbered 1"/>
    <w:basedOn w:val="Heading1"/>
    <w:next w:val="BodyFirst"/>
    <w:rsid w:val="008C3F80"/>
    <w:pPr>
      <w:keepLines w:val="0"/>
      <w:spacing w:before="240" w:after="180"/>
    </w:pPr>
    <w:rPr>
      <w:rFonts w:ascii="Times" w:eastAsia="Times New Roman" w:hAnsi="Times" w:cs="Times New Roman"/>
      <w:bCs w:val="0"/>
      <w:kern w:val="28"/>
      <w:sz w:val="32"/>
      <w:szCs w:val="20"/>
      <w:lang w:val="en-GB" w:eastAsia="en-GB"/>
    </w:rPr>
  </w:style>
  <w:style w:type="paragraph" w:customStyle="1" w:styleId="BodyFirst">
    <w:name w:val="Body First"/>
    <w:basedOn w:val="Normal"/>
    <w:next w:val="BodyText"/>
    <w:link w:val="BodyFirstChar"/>
    <w:rsid w:val="008C3F80"/>
    <w:pPr>
      <w:spacing w:after="120"/>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8C3F80"/>
    <w:rPr>
      <w:rFonts w:ascii="Times" w:eastAsia="Times New Roman" w:hAnsi="Times" w:cs="Times New Roman"/>
      <w:kern w:val="22"/>
      <w:sz w:val="24"/>
      <w:szCs w:val="20"/>
      <w:lang w:val="en-GB" w:eastAsia="en-GB"/>
    </w:rPr>
  </w:style>
  <w:style w:type="paragraph" w:styleId="BodyText">
    <w:name w:val="Body Text"/>
    <w:basedOn w:val="Normal"/>
    <w:link w:val="BodyTextChar"/>
    <w:uiPriority w:val="99"/>
    <w:unhideWhenUsed/>
    <w:rsid w:val="008C3F80"/>
    <w:pPr>
      <w:spacing w:after="120"/>
    </w:pPr>
  </w:style>
  <w:style w:type="character" w:customStyle="1" w:styleId="BodyTextChar">
    <w:name w:val="Body Text Char"/>
    <w:basedOn w:val="DefaultParagraphFont"/>
    <w:link w:val="BodyText"/>
    <w:uiPriority w:val="99"/>
    <w:rsid w:val="008C3F80"/>
    <w:rPr>
      <w:rFonts w:ascii="Times New Roman" w:hAnsi="Times New Roman"/>
      <w:sz w:val="24"/>
    </w:rPr>
  </w:style>
  <w:style w:type="table" w:styleId="TableGrid">
    <w:name w:val="Table Grid"/>
    <w:basedOn w:val="TableNormal"/>
    <w:uiPriority w:val="39"/>
    <w:rsid w:val="008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numberedtitles1">
    <w:name w:val="Unnumbered titles 1"/>
    <w:basedOn w:val="Normal"/>
    <w:link w:val="Unnumberedtitles1Char"/>
    <w:qFormat/>
    <w:rsid w:val="008C3F80"/>
    <w:pPr>
      <w:pageBreakBefore/>
      <w:pBdr>
        <w:bottom w:val="single" w:sz="4" w:space="1" w:color="auto"/>
      </w:pBdr>
    </w:pPr>
    <w:rPr>
      <w:rFonts w:cs="Times New Roman"/>
      <w:b/>
      <w:sz w:val="32"/>
    </w:rPr>
  </w:style>
  <w:style w:type="character" w:customStyle="1" w:styleId="Unnumberedtitles1Char">
    <w:name w:val="Unnumbered titles 1 Char"/>
    <w:basedOn w:val="DefaultParagraphFont"/>
    <w:link w:val="Unnumberedtitles1"/>
    <w:rsid w:val="008C3F80"/>
    <w:rPr>
      <w:rFonts w:ascii="Times New Roman" w:hAnsi="Times New Roman" w:cs="Times New Roman"/>
      <w:b/>
      <w:sz w:val="32"/>
    </w:rPr>
  </w:style>
  <w:style w:type="paragraph" w:styleId="Caption">
    <w:name w:val="caption"/>
    <w:basedOn w:val="Normal"/>
    <w:next w:val="Normal"/>
    <w:uiPriority w:val="35"/>
    <w:unhideWhenUsed/>
    <w:qFormat/>
    <w:rsid w:val="008C3F80"/>
    <w:pPr>
      <w:spacing w:after="200"/>
    </w:pPr>
    <w:rPr>
      <w:b/>
      <w:bCs/>
      <w:sz w:val="20"/>
      <w:szCs w:val="18"/>
    </w:rPr>
  </w:style>
  <w:style w:type="paragraph" w:styleId="TOC2">
    <w:name w:val="toc 2"/>
    <w:basedOn w:val="Normal"/>
    <w:next w:val="Normal"/>
    <w:autoRedefine/>
    <w:uiPriority w:val="39"/>
    <w:unhideWhenUsed/>
    <w:qFormat/>
    <w:rsid w:val="008C3F80"/>
    <w:pPr>
      <w:spacing w:after="100"/>
      <w:ind w:left="240"/>
    </w:pPr>
  </w:style>
  <w:style w:type="paragraph" w:styleId="TOC1">
    <w:name w:val="toc 1"/>
    <w:basedOn w:val="Normal"/>
    <w:next w:val="Normal"/>
    <w:autoRedefine/>
    <w:uiPriority w:val="39"/>
    <w:unhideWhenUsed/>
    <w:qFormat/>
    <w:rsid w:val="008C3F80"/>
    <w:pPr>
      <w:spacing w:after="100"/>
    </w:pPr>
  </w:style>
  <w:style w:type="paragraph" w:styleId="TOC3">
    <w:name w:val="toc 3"/>
    <w:basedOn w:val="Normal"/>
    <w:next w:val="Normal"/>
    <w:autoRedefine/>
    <w:uiPriority w:val="39"/>
    <w:unhideWhenUsed/>
    <w:qFormat/>
    <w:rsid w:val="008C3F80"/>
    <w:pPr>
      <w:tabs>
        <w:tab w:val="left" w:pos="1985"/>
        <w:tab w:val="right" w:leader="dot" w:pos="8296"/>
      </w:tabs>
      <w:spacing w:after="100"/>
      <w:ind w:left="1134"/>
    </w:pPr>
  </w:style>
  <w:style w:type="paragraph" w:styleId="TOC4">
    <w:name w:val="toc 4"/>
    <w:basedOn w:val="Normal"/>
    <w:next w:val="Normal"/>
    <w:autoRedefine/>
    <w:uiPriority w:val="39"/>
    <w:unhideWhenUsed/>
    <w:rsid w:val="008C3F80"/>
    <w:pPr>
      <w:spacing w:after="100"/>
      <w:ind w:left="720"/>
    </w:pPr>
  </w:style>
  <w:style w:type="paragraph" w:styleId="TOCHeading">
    <w:name w:val="TOC Heading"/>
    <w:basedOn w:val="Heading1"/>
    <w:next w:val="Normal"/>
    <w:uiPriority w:val="39"/>
    <w:semiHidden/>
    <w:unhideWhenUsed/>
    <w:qFormat/>
    <w:rsid w:val="008C3F80"/>
    <w:pPr>
      <w:pageBreakBefore w:val="0"/>
      <w:numPr>
        <w:numId w:val="0"/>
      </w:numPr>
      <w:spacing w:line="276" w:lineRule="auto"/>
      <w:jc w:val="left"/>
      <w:outlineLvl w:val="9"/>
    </w:pPr>
    <w:rPr>
      <w:rFonts w:asciiTheme="majorHAnsi" w:hAnsiTheme="majorHAnsi"/>
      <w:color w:val="2F5496" w:themeColor="accent1" w:themeShade="BF"/>
      <w:lang w:val="en-US"/>
    </w:rPr>
  </w:style>
  <w:style w:type="paragraph" w:styleId="BalloonText">
    <w:name w:val="Balloon Text"/>
    <w:basedOn w:val="Normal"/>
    <w:link w:val="BalloonTextChar"/>
    <w:uiPriority w:val="99"/>
    <w:semiHidden/>
    <w:unhideWhenUsed/>
    <w:rsid w:val="008C3F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F80"/>
    <w:rPr>
      <w:rFonts w:ascii="Tahoma" w:hAnsi="Tahoma" w:cs="Tahoma"/>
      <w:sz w:val="16"/>
      <w:szCs w:val="16"/>
    </w:rPr>
  </w:style>
  <w:style w:type="paragraph" w:styleId="TableofFigures">
    <w:name w:val="table of figures"/>
    <w:basedOn w:val="Normal"/>
    <w:next w:val="Normal"/>
    <w:uiPriority w:val="99"/>
    <w:unhideWhenUsed/>
    <w:rsid w:val="008C3F80"/>
  </w:style>
  <w:style w:type="paragraph" w:styleId="Title">
    <w:name w:val="Title"/>
    <w:basedOn w:val="Normal"/>
    <w:next w:val="Normal"/>
    <w:link w:val="TitleChar"/>
    <w:uiPriority w:val="10"/>
    <w:qFormat/>
    <w:rsid w:val="008C3F80"/>
    <w:pPr>
      <w:pBdr>
        <w:bottom w:val="single" w:sz="8" w:space="4" w:color="000000" w:themeColor="text1"/>
      </w:pBdr>
      <w:spacing w:after="300" w:line="240" w:lineRule="auto"/>
      <w:contextualSpacing/>
      <w:jc w:val="center"/>
    </w:pPr>
    <w:rPr>
      <w:rFonts w:eastAsiaTheme="majorEastAsia" w:cstheme="majorBidi"/>
      <w:b/>
      <w:spacing w:val="5"/>
      <w:kern w:val="28"/>
      <w:sz w:val="44"/>
      <w:szCs w:val="52"/>
    </w:rPr>
  </w:style>
  <w:style w:type="character" w:customStyle="1" w:styleId="TitleChar">
    <w:name w:val="Title Char"/>
    <w:basedOn w:val="DefaultParagraphFont"/>
    <w:link w:val="Title"/>
    <w:uiPriority w:val="10"/>
    <w:rsid w:val="008C3F80"/>
    <w:rPr>
      <w:rFonts w:ascii="Times New Roman" w:eastAsiaTheme="majorEastAsia" w:hAnsi="Times New Roman" w:cstheme="majorBidi"/>
      <w:b/>
      <w:spacing w:val="5"/>
      <w:kern w:val="28"/>
      <w:sz w:val="44"/>
      <w:szCs w:val="52"/>
    </w:rPr>
  </w:style>
  <w:style w:type="character" w:styleId="SubtleEmphasis">
    <w:name w:val="Subtle Emphasis"/>
    <w:uiPriority w:val="19"/>
    <w:qFormat/>
    <w:rsid w:val="008C3F80"/>
    <w:rPr>
      <w:rFonts w:ascii="Times New Roman" w:hAnsi="Times New Roman"/>
      <w:sz w:val="32"/>
      <w:szCs w:val="32"/>
    </w:rPr>
  </w:style>
  <w:style w:type="paragraph" w:styleId="Subtitle">
    <w:name w:val="Subtitle"/>
    <w:basedOn w:val="Normal"/>
    <w:next w:val="Normal"/>
    <w:link w:val="SubtitleChar"/>
    <w:uiPriority w:val="11"/>
    <w:qFormat/>
    <w:rsid w:val="008C3F80"/>
    <w:pPr>
      <w:spacing w:line="264" w:lineRule="auto"/>
      <w:jc w:val="center"/>
    </w:pPr>
    <w:rPr>
      <w:rFonts w:eastAsia="Times New Roman" w:cs="Times New Roman"/>
      <w:spacing w:val="20"/>
      <w:sz w:val="32"/>
      <w:szCs w:val="40"/>
      <w:lang w:val="en-GB"/>
    </w:rPr>
  </w:style>
  <w:style w:type="character" w:customStyle="1" w:styleId="SubtitleChar">
    <w:name w:val="Subtitle Char"/>
    <w:basedOn w:val="DefaultParagraphFont"/>
    <w:link w:val="Subtitle"/>
    <w:uiPriority w:val="11"/>
    <w:rsid w:val="008C3F80"/>
    <w:rPr>
      <w:rFonts w:ascii="Times New Roman" w:eastAsia="Times New Roman" w:hAnsi="Times New Roman" w:cs="Times New Roman"/>
      <w:spacing w:val="20"/>
      <w:sz w:val="32"/>
      <w:szCs w:val="40"/>
      <w:lang w:val="en-GB"/>
    </w:rPr>
  </w:style>
  <w:style w:type="paragraph" w:customStyle="1" w:styleId="Text-Prechapter">
    <w:name w:val="Text - Prechapter"/>
    <w:link w:val="Text-PrechapterChar"/>
    <w:qFormat/>
    <w:rsid w:val="008C3F80"/>
    <w:pPr>
      <w:spacing w:after="0" w:line="360" w:lineRule="auto"/>
      <w:jc w:val="both"/>
    </w:pPr>
    <w:rPr>
      <w:rFonts w:ascii="Times New Roman" w:eastAsia="Times New Roman" w:hAnsi="Times New Roman" w:cs="Times New Roman"/>
      <w:sz w:val="24"/>
      <w:szCs w:val="20"/>
      <w:lang w:val="en-GB"/>
    </w:rPr>
  </w:style>
  <w:style w:type="character" w:customStyle="1" w:styleId="Text-PrechapterChar">
    <w:name w:val="Text - Prechapter Char"/>
    <w:basedOn w:val="DefaultParagraphFont"/>
    <w:link w:val="Text-Prechapter"/>
    <w:rsid w:val="008C3F80"/>
    <w:rPr>
      <w:rFonts w:ascii="Times New Roman" w:eastAsia="Times New Roman" w:hAnsi="Times New Roman" w:cs="Times New Roman"/>
      <w:sz w:val="24"/>
      <w:szCs w:val="20"/>
      <w:lang w:val="en-GB"/>
    </w:rPr>
  </w:style>
  <w:style w:type="paragraph" w:customStyle="1" w:styleId="discl">
    <w:name w:val="discl"/>
    <w:basedOn w:val="Normal"/>
    <w:rsid w:val="008C3F80"/>
    <w:pPr>
      <w:spacing w:line="288" w:lineRule="auto"/>
      <w:jc w:val="left"/>
    </w:pPr>
    <w:rPr>
      <w:rFonts w:ascii="Times" w:eastAsia="Times New Roman" w:hAnsi="Times" w:cs="Times New Roman"/>
      <w:b/>
      <w:sz w:val="22"/>
      <w:szCs w:val="20"/>
      <w:lang w:val="en-GB"/>
    </w:rPr>
  </w:style>
  <w:style w:type="character" w:styleId="PlaceholderText">
    <w:name w:val="Placeholder Text"/>
    <w:basedOn w:val="DefaultParagraphFont"/>
    <w:uiPriority w:val="99"/>
    <w:semiHidden/>
    <w:rsid w:val="008C3F80"/>
    <w:rPr>
      <w:color w:val="808080"/>
    </w:rPr>
  </w:style>
  <w:style w:type="character" w:styleId="CommentReference">
    <w:name w:val="annotation reference"/>
    <w:basedOn w:val="DefaultParagraphFont"/>
    <w:uiPriority w:val="99"/>
    <w:semiHidden/>
    <w:unhideWhenUsed/>
    <w:rsid w:val="008C3F80"/>
    <w:rPr>
      <w:sz w:val="16"/>
      <w:szCs w:val="16"/>
    </w:rPr>
  </w:style>
  <w:style w:type="paragraph" w:styleId="CommentText">
    <w:name w:val="annotation text"/>
    <w:basedOn w:val="Normal"/>
    <w:link w:val="CommentTextChar"/>
    <w:uiPriority w:val="99"/>
    <w:semiHidden/>
    <w:unhideWhenUsed/>
    <w:rsid w:val="008C3F80"/>
    <w:pPr>
      <w:spacing w:line="240" w:lineRule="auto"/>
    </w:pPr>
    <w:rPr>
      <w:sz w:val="20"/>
      <w:szCs w:val="20"/>
    </w:rPr>
  </w:style>
  <w:style w:type="character" w:customStyle="1" w:styleId="CommentTextChar">
    <w:name w:val="Comment Text Char"/>
    <w:basedOn w:val="DefaultParagraphFont"/>
    <w:link w:val="CommentText"/>
    <w:uiPriority w:val="99"/>
    <w:semiHidden/>
    <w:rsid w:val="008C3F8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F80"/>
    <w:rPr>
      <w:b/>
      <w:bCs/>
    </w:rPr>
  </w:style>
  <w:style w:type="character" w:customStyle="1" w:styleId="CommentSubjectChar">
    <w:name w:val="Comment Subject Char"/>
    <w:basedOn w:val="CommentTextChar"/>
    <w:link w:val="CommentSubject"/>
    <w:uiPriority w:val="99"/>
    <w:semiHidden/>
    <w:rsid w:val="008C3F80"/>
    <w:rPr>
      <w:rFonts w:ascii="Times New Roman" w:hAnsi="Times New Roman"/>
      <w:b/>
      <w:bCs/>
      <w:sz w:val="20"/>
      <w:szCs w:val="20"/>
    </w:rPr>
  </w:style>
  <w:style w:type="paragraph" w:styleId="Revision">
    <w:name w:val="Revision"/>
    <w:hidden/>
    <w:uiPriority w:val="99"/>
    <w:semiHidden/>
    <w:rsid w:val="008C3F80"/>
    <w:pPr>
      <w:spacing w:after="0" w:line="240" w:lineRule="auto"/>
    </w:pPr>
    <w:rPr>
      <w:rFonts w:ascii="Times New Roman" w:hAnsi="Times New Roman"/>
      <w:sz w:val="24"/>
    </w:rPr>
  </w:style>
  <w:style w:type="character" w:customStyle="1" w:styleId="selectable">
    <w:name w:val="selectable"/>
    <w:basedOn w:val="DefaultParagraphFont"/>
    <w:rsid w:val="008C3F80"/>
  </w:style>
  <w:style w:type="paragraph" w:customStyle="1" w:styleId="Default">
    <w:name w:val="Default"/>
    <w:rsid w:val="008C3F8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8C3F80"/>
    <w:pPr>
      <w:spacing w:before="100" w:beforeAutospacing="1" w:after="100" w:afterAutospacing="1" w:line="240" w:lineRule="auto"/>
      <w:jc w:val="left"/>
    </w:pPr>
    <w:rPr>
      <w:rFonts w:eastAsia="Times New Roman" w:cs="Times New Roman"/>
      <w:szCs w:val="24"/>
      <w:lang w:eastAsia="en-IN"/>
    </w:rPr>
  </w:style>
  <w:style w:type="paragraph" w:customStyle="1" w:styleId="box-content">
    <w:name w:val="box-content"/>
    <w:basedOn w:val="Normal"/>
    <w:rsid w:val="008C3F80"/>
    <w:pPr>
      <w:spacing w:before="100" w:beforeAutospacing="1" w:after="100" w:afterAutospacing="1" w:line="240" w:lineRule="auto"/>
      <w:jc w:val="left"/>
    </w:pPr>
    <w:rPr>
      <w:rFonts w:eastAsia="Times New Roman" w:cs="Times New Roman"/>
      <w:szCs w:val="24"/>
      <w:lang w:eastAsia="en-IN"/>
    </w:rPr>
  </w:style>
  <w:style w:type="paragraph" w:customStyle="1" w:styleId="TableParagraph">
    <w:name w:val="Table Paragraph"/>
    <w:basedOn w:val="Normal"/>
    <w:uiPriority w:val="1"/>
    <w:qFormat/>
    <w:rsid w:val="008C3F80"/>
    <w:pPr>
      <w:widowControl w:val="0"/>
      <w:autoSpaceDE w:val="0"/>
      <w:autoSpaceDN w:val="0"/>
      <w:spacing w:before="2" w:line="240" w:lineRule="auto"/>
      <w:ind w:left="117"/>
      <w:jc w:val="left"/>
    </w:pPr>
    <w:rPr>
      <w:rFonts w:ascii="Arial" w:eastAsia="Arial" w:hAnsi="Arial" w:cs="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yperlink" Target="https://www.geeksforgeeks.org/" TargetMode="External"/><Relationship Id="rId50" Type="http://schemas.openxmlformats.org/officeDocument/2006/relationships/hyperlink" Target="https://drive.google.com/drive/folders/1FkmFVL8wlJmQWP1z52TD8PlhOJhitTyI" TargetMode="External"/><Relationship Id="rId55" Type="http://schemas.openxmlformats.org/officeDocument/2006/relationships/image" Target="media/image31.png"/><Relationship Id="rId63" Type="http://schemas.openxmlformats.org/officeDocument/2006/relationships/header" Target="header4.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https://www.toolshero.com/strategy/mission-statement/"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ld.ineuron.ai/" TargetMode="External"/><Relationship Id="rId53" Type="http://schemas.openxmlformats.org/officeDocument/2006/relationships/hyperlink" Target="https://www.datacamp.com/tutorial/power-bi-dashboard-tutorial" TargetMode="External"/><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header" Target="header1.xml"/><Relationship Id="rId61" Type="http://schemas.openxmlformats.org/officeDocument/2006/relationships/image" Target="media/image35.png"/><Relationship Id="rId19" Type="http://schemas.openxmlformats.org/officeDocument/2006/relationships/image" Target="media/image6.jpeg"/><Relationship Id="rId14" Type="http://schemas.openxmlformats.org/officeDocument/2006/relationships/hyperlink" Target="https://en.wikipedia.org/wiki/General_Data_Protection_Regulation" TargetMode="Externa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hyperlink" Target="https://drive.google.com/drive/folders/1FkmFVL8wlJmQWP1z52TD8PlhOJhitTyI" TargetMode="External"/><Relationship Id="rId35" Type="http://schemas.openxmlformats.org/officeDocument/2006/relationships/image" Target="media/image21.png"/><Relationship Id="rId43" Type="http://schemas.openxmlformats.org/officeDocument/2006/relationships/oleObject" Target="embeddings/oleObject1.bin"/><Relationship Id="rId48" Type="http://schemas.openxmlformats.org/officeDocument/2006/relationships/hyperlink" Target="https://www.researchgate.net/publication/308007055_Missing_Data" TargetMode="External"/><Relationship Id="rId56" Type="http://schemas.openxmlformats.org/officeDocument/2006/relationships/image" Target="media/image32.wmf"/><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yperlink" Target="https://www.toolshero.com/strategy/business-intelligence-model-bim/" TargetMode="External"/><Relationship Id="rId3" Type="http://schemas.openxmlformats.org/officeDocument/2006/relationships/settings" Target="settings.xml"/><Relationship Id="rId12" Type="http://schemas.openxmlformats.org/officeDocument/2006/relationships/hyperlink" Target="https://www.contactout.com/" TargetMode="Externa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ineuron.ai/" TargetMode="External"/><Relationship Id="rId59" Type="http://schemas.openxmlformats.org/officeDocument/2006/relationships/image" Target="media/image34.png"/><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image" Target="media/image30.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hyperlink" Target="https://en.wikipedia.org/wiki/California_Consumer_Privacy_Ac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hyperlink" Target="https://www.studysmarter.us/explanations/psychology/data-handling-and-analysis/" TargetMode="External"/><Relationship Id="rId57" Type="http://schemas.openxmlformats.org/officeDocument/2006/relationships/control" Target="activeX/activeX1.xml"/><Relationship Id="rId10" Type="http://schemas.openxmlformats.org/officeDocument/2006/relationships/hyperlink" Target="https://www.toolshero.com/strategy/strategic-planning/" TargetMode="External"/><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hyperlink" Target="https://pestleanalysis.com/business-intelligence/" TargetMode="External"/><Relationship Id="rId60" Type="http://schemas.openxmlformats.org/officeDocument/2006/relationships/footer" Target="footer3.xml"/><Relationship Id="rId6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image" Target="media/image25.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04AD3D6B814FB5BAE4AC05AEF26499"/>
        <w:category>
          <w:name w:val="General"/>
          <w:gallery w:val="placeholder"/>
        </w:category>
        <w:types>
          <w:type w:val="bbPlcHdr"/>
        </w:types>
        <w:behaviors>
          <w:behavior w:val="content"/>
        </w:behaviors>
        <w:guid w:val="{8D419F73-7F78-43E0-9356-22839DD83AFA}"/>
      </w:docPartPr>
      <w:docPartBody>
        <w:p w:rsidR="00000000" w:rsidRDefault="0058307C" w:rsidP="0058307C">
          <w:pPr>
            <w:pStyle w:val="C404AD3D6B814FB5BAE4AC05AEF26499"/>
          </w:pPr>
          <w:r w:rsidRPr="00336EA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07C"/>
    <w:rsid w:val="0058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07C"/>
    <w:rPr>
      <w:color w:val="808080"/>
    </w:rPr>
  </w:style>
  <w:style w:type="paragraph" w:customStyle="1" w:styleId="C404AD3D6B814FB5BAE4AC05AEF26499">
    <w:name w:val="C404AD3D6B814FB5BAE4AC05AEF26499"/>
    <w:rsid w:val="0058307C"/>
  </w:style>
  <w:style w:type="paragraph" w:customStyle="1" w:styleId="BA0C551C75E2427993FECB1DC340179A">
    <w:name w:val="BA0C551C75E2427993FECB1DC340179A"/>
    <w:rsid w:val="00583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65</Pages>
  <Words>11140</Words>
  <Characters>63503</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shekhar nishad</dc:creator>
  <cp:keywords/>
  <dc:description/>
  <cp:lastModifiedBy>shashank shekhar nishad</cp:lastModifiedBy>
  <cp:revision>2</cp:revision>
  <dcterms:created xsi:type="dcterms:W3CDTF">2022-08-21T18:25:00Z</dcterms:created>
  <dcterms:modified xsi:type="dcterms:W3CDTF">2022-08-21T18:32:00Z</dcterms:modified>
</cp:coreProperties>
</file>